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4B251C" w:rsidRDefault="00BC2068" w:rsidP="00A325C4">
      <w:pPr>
        <w:jc w:val="center"/>
        <w:rPr>
          <w:b/>
          <w:szCs w:val="28"/>
        </w:rPr>
      </w:pPr>
      <w:bookmarkStart w:id="0" w:name="OLE_LINK81"/>
      <w:bookmarkStart w:id="1" w:name="OLE_LINK80"/>
      <w:bookmarkStart w:id="2" w:name="OLE_LINK29"/>
      <w:bookmarkStart w:id="3" w:name="OLE_LINK30"/>
      <w:r w:rsidRPr="004B251C">
        <w:rPr>
          <w:b/>
          <w:szCs w:val="28"/>
        </w:rPr>
        <w:t>BỘ GIÁO DỤC VÀ ĐÀO TẠO</w:t>
      </w:r>
    </w:p>
    <w:p w14:paraId="5C6D9989" w14:textId="77777777" w:rsidR="00BC2068" w:rsidRPr="004B251C" w:rsidRDefault="00BC2068" w:rsidP="00A325C4">
      <w:pPr>
        <w:jc w:val="center"/>
        <w:rPr>
          <w:b/>
          <w:szCs w:val="28"/>
        </w:rPr>
      </w:pPr>
      <w:r w:rsidRPr="004B251C">
        <w:rPr>
          <w:b/>
          <w:szCs w:val="28"/>
        </w:rPr>
        <w:t>TRƯỜNG ĐẠI HỌC SƯ PHẠM TP. HỒ CHÍ MINH</w:t>
      </w:r>
    </w:p>
    <w:p w14:paraId="11C00167" w14:textId="4CD8CEBA" w:rsidR="00BC2068" w:rsidRPr="004B251C" w:rsidRDefault="005A0493" w:rsidP="00A325C4">
      <w:pPr>
        <w:jc w:val="center"/>
        <w:rPr>
          <w:b/>
          <w:szCs w:val="28"/>
          <w:lang w:val="vi-VN"/>
        </w:rPr>
      </w:pPr>
      <w:r w:rsidRPr="004B251C">
        <w:rPr>
          <w:b/>
          <w:szCs w:val="28"/>
        </w:rPr>
        <w:t>KHOA</w:t>
      </w:r>
      <w:r w:rsidR="007B0559" w:rsidRPr="004B251C">
        <w:rPr>
          <w:b/>
          <w:szCs w:val="28"/>
          <w:lang w:val="vi-VN"/>
        </w:rPr>
        <w:t xml:space="preserve"> CÔNG NGHỆ THÔNG TIN</w:t>
      </w:r>
    </w:p>
    <w:p w14:paraId="0E027FBF" w14:textId="2ABE2AB8" w:rsidR="00BC2068" w:rsidRPr="004B251C" w:rsidRDefault="00BC2068" w:rsidP="00A325C4">
      <w:pPr>
        <w:jc w:val="center"/>
        <w:rPr>
          <w:szCs w:val="26"/>
        </w:rPr>
      </w:pPr>
    </w:p>
    <w:p w14:paraId="10EB8620" w14:textId="784B0A6E" w:rsidR="00BC2068" w:rsidRPr="004B251C" w:rsidRDefault="00BC2068" w:rsidP="00A325C4">
      <w:pPr>
        <w:jc w:val="center"/>
        <w:rPr>
          <w:b/>
          <w:sz w:val="40"/>
          <w:szCs w:val="40"/>
        </w:rPr>
      </w:pPr>
    </w:p>
    <w:p w14:paraId="71DC25F4" w14:textId="25DC464B" w:rsidR="00733724" w:rsidRPr="0012506D" w:rsidRDefault="0012506D" w:rsidP="00A325C4">
      <w:pPr>
        <w:jc w:val="center"/>
        <w:rPr>
          <w:b/>
          <w:sz w:val="32"/>
          <w:szCs w:val="32"/>
          <w:lang w:val="vi-VN"/>
        </w:rPr>
      </w:pPr>
      <w:r>
        <w:rPr>
          <w:b/>
          <w:sz w:val="32"/>
          <w:szCs w:val="32"/>
        </w:rPr>
        <w:t>BÁO</w:t>
      </w:r>
      <w:r>
        <w:rPr>
          <w:b/>
          <w:sz w:val="32"/>
          <w:szCs w:val="32"/>
          <w:lang w:val="vi-VN"/>
        </w:rPr>
        <w:t xml:space="preserve"> CÁO CÁ NHÂN</w:t>
      </w:r>
    </w:p>
    <w:p w14:paraId="70CB04A6" w14:textId="77777777" w:rsidR="00733724" w:rsidRPr="004B251C" w:rsidRDefault="00733724" w:rsidP="00A325C4">
      <w:pPr>
        <w:jc w:val="center"/>
        <w:rPr>
          <w:sz w:val="18"/>
          <w:szCs w:val="18"/>
        </w:rPr>
      </w:pPr>
    </w:p>
    <w:p w14:paraId="686B769F" w14:textId="4A43DCE1" w:rsidR="00733724" w:rsidRPr="0012506D" w:rsidRDefault="0012506D" w:rsidP="00A325C4">
      <w:pPr>
        <w:jc w:val="center"/>
        <w:rPr>
          <w:b/>
          <w:sz w:val="32"/>
          <w:szCs w:val="32"/>
          <w:lang w:val="vi-VN"/>
        </w:rPr>
      </w:pPr>
      <w:r>
        <w:rPr>
          <w:b/>
          <w:sz w:val="32"/>
          <w:szCs w:val="32"/>
        </w:rPr>
        <w:t>CỜ</w:t>
      </w:r>
      <w:r>
        <w:rPr>
          <w:b/>
          <w:sz w:val="32"/>
          <w:szCs w:val="32"/>
          <w:lang w:val="vi-VN"/>
        </w:rPr>
        <w:t xml:space="preserve"> VUA 3D</w:t>
      </w:r>
    </w:p>
    <w:p w14:paraId="368534E5" w14:textId="01B56B65" w:rsidR="00BC2068" w:rsidRPr="004B251C" w:rsidRDefault="00BC2068" w:rsidP="00A325C4">
      <w:pPr>
        <w:jc w:val="center"/>
        <w:rPr>
          <w:szCs w:val="26"/>
        </w:rPr>
      </w:pPr>
    </w:p>
    <w:p w14:paraId="2F4B02AB" w14:textId="41DC140A" w:rsidR="00BC2068" w:rsidRPr="004B251C" w:rsidRDefault="00BC2068" w:rsidP="00A325C4">
      <w:pPr>
        <w:jc w:val="center"/>
        <w:rPr>
          <w:szCs w:val="26"/>
        </w:rPr>
      </w:pPr>
    </w:p>
    <w:p w14:paraId="32F9A6FD" w14:textId="2E880C35" w:rsidR="00CB240D" w:rsidRDefault="00CB240D" w:rsidP="00A325C4">
      <w:pPr>
        <w:jc w:val="center"/>
        <w:rPr>
          <w:szCs w:val="26"/>
        </w:rPr>
      </w:pPr>
    </w:p>
    <w:p w14:paraId="34490DFE" w14:textId="5E1A44B4" w:rsidR="00CB240D" w:rsidRDefault="00CB240D" w:rsidP="00A325C4">
      <w:pPr>
        <w:jc w:val="center"/>
        <w:rPr>
          <w:szCs w:val="26"/>
        </w:rPr>
      </w:pPr>
    </w:p>
    <w:p w14:paraId="39E46559" w14:textId="77777777" w:rsidR="00CB240D" w:rsidRPr="004B251C" w:rsidRDefault="00CB240D" w:rsidP="774B0E85">
      <w:pPr>
        <w:ind w:firstLine="0"/>
        <w:jc w:val="center"/>
        <w:rPr>
          <w:szCs w:val="26"/>
        </w:rPr>
      </w:pPr>
    </w:p>
    <w:p w14:paraId="10BB0BD6" w14:textId="77777777" w:rsidR="00C61D48" w:rsidRPr="004B251C" w:rsidRDefault="00C61D48" w:rsidP="00A325C4">
      <w:pPr>
        <w:tabs>
          <w:tab w:val="left" w:pos="1985"/>
        </w:tabs>
        <w:rPr>
          <w:szCs w:val="28"/>
        </w:rPr>
      </w:pPr>
    </w:p>
    <w:p w14:paraId="32EBBAB0" w14:textId="5E85D66A" w:rsidR="00C61D48" w:rsidRPr="0012506D" w:rsidRDefault="00C61D48" w:rsidP="00A325C4">
      <w:pPr>
        <w:tabs>
          <w:tab w:val="left" w:pos="1985"/>
        </w:tabs>
        <w:jc w:val="center"/>
        <w:rPr>
          <w:b/>
          <w:bCs/>
          <w:sz w:val="30"/>
          <w:szCs w:val="30"/>
          <w:lang w:val="vi-VN"/>
        </w:rPr>
      </w:pPr>
      <w:r w:rsidRPr="004B251C">
        <w:rPr>
          <w:b/>
          <w:bCs/>
          <w:szCs w:val="28"/>
        </w:rPr>
        <w:t xml:space="preserve">Học phần: </w:t>
      </w:r>
      <w:r w:rsidR="0012506D" w:rsidRPr="0012506D">
        <w:rPr>
          <w:b/>
          <w:bCs/>
          <w:szCs w:val="28"/>
        </w:rPr>
        <w:t xml:space="preserve">2111COMP104701 </w:t>
      </w:r>
      <w:r w:rsidRPr="004B251C">
        <w:rPr>
          <w:b/>
          <w:bCs/>
          <w:szCs w:val="28"/>
        </w:rPr>
        <w:t xml:space="preserve">– </w:t>
      </w:r>
      <w:r w:rsidR="0012506D">
        <w:rPr>
          <w:b/>
          <w:bCs/>
          <w:szCs w:val="28"/>
        </w:rPr>
        <w:t>Đồ</w:t>
      </w:r>
      <w:r w:rsidR="0012506D">
        <w:rPr>
          <w:b/>
          <w:bCs/>
          <w:szCs w:val="28"/>
          <w:lang w:val="vi-VN"/>
        </w:rPr>
        <w:t xml:space="preserve"> họa máy tính</w:t>
      </w:r>
    </w:p>
    <w:p w14:paraId="5A699FD9" w14:textId="77777777" w:rsidR="00BC2068" w:rsidRPr="004B251C" w:rsidRDefault="00BC2068" w:rsidP="00312475">
      <w:pPr>
        <w:ind w:firstLine="0"/>
        <w:rPr>
          <w:szCs w:val="26"/>
        </w:rPr>
      </w:pPr>
    </w:p>
    <w:p w14:paraId="2126268B" w14:textId="4C3C4CAD" w:rsidR="00BC2068" w:rsidRPr="004B251C" w:rsidRDefault="00BC2068" w:rsidP="00A325C4">
      <w:pPr>
        <w:rPr>
          <w:szCs w:val="26"/>
        </w:rPr>
      </w:pPr>
    </w:p>
    <w:p w14:paraId="4FA16CC0" w14:textId="1320ADF7" w:rsidR="00BC2068" w:rsidRPr="004B251C" w:rsidRDefault="00BC2068" w:rsidP="00A325C4">
      <w:pPr>
        <w:rPr>
          <w:szCs w:val="26"/>
        </w:rPr>
      </w:pPr>
    </w:p>
    <w:p w14:paraId="7ED5DBCF" w14:textId="77777777" w:rsidR="00BC2068" w:rsidRPr="004B251C" w:rsidRDefault="00BC2068" w:rsidP="00A325C4">
      <w:pPr>
        <w:rPr>
          <w:szCs w:val="26"/>
        </w:rPr>
      </w:pPr>
    </w:p>
    <w:p w14:paraId="6D5EA123" w14:textId="77777777" w:rsidR="00BC2068" w:rsidRPr="004B251C" w:rsidRDefault="00BC2068" w:rsidP="00A325C4">
      <w:pPr>
        <w:tabs>
          <w:tab w:val="left" w:pos="426"/>
          <w:tab w:val="left" w:pos="3402"/>
        </w:tabs>
        <w:ind w:left="426"/>
        <w:rPr>
          <w:szCs w:val="26"/>
        </w:rPr>
      </w:pPr>
    </w:p>
    <w:p w14:paraId="6258AF2D" w14:textId="77777777" w:rsidR="0076007D" w:rsidRPr="004B251C" w:rsidRDefault="0076007D" w:rsidP="00A325C4">
      <w:pPr>
        <w:tabs>
          <w:tab w:val="left" w:pos="426"/>
          <w:tab w:val="left" w:pos="3402"/>
        </w:tabs>
        <w:ind w:left="426"/>
        <w:rPr>
          <w:szCs w:val="26"/>
        </w:rPr>
      </w:pPr>
    </w:p>
    <w:p w14:paraId="7F454E1A" w14:textId="77777777" w:rsidR="0076007D" w:rsidRPr="004B251C" w:rsidRDefault="0076007D" w:rsidP="00A325C4">
      <w:pPr>
        <w:tabs>
          <w:tab w:val="left" w:pos="426"/>
          <w:tab w:val="left" w:pos="3402"/>
        </w:tabs>
        <w:ind w:left="426"/>
        <w:rPr>
          <w:szCs w:val="26"/>
        </w:rPr>
      </w:pPr>
    </w:p>
    <w:bookmarkEnd w:id="0"/>
    <w:bookmarkEnd w:id="1"/>
    <w:p w14:paraId="35BE9207" w14:textId="77777777" w:rsidR="008D0612" w:rsidRPr="004B251C" w:rsidRDefault="008D0612" w:rsidP="00A325C4">
      <w:pPr>
        <w:tabs>
          <w:tab w:val="left" w:pos="426"/>
          <w:tab w:val="left" w:pos="3402"/>
        </w:tabs>
        <w:jc w:val="center"/>
        <w:rPr>
          <w:szCs w:val="26"/>
          <w:lang w:val="vi-VN"/>
        </w:rPr>
      </w:pPr>
    </w:p>
    <w:p w14:paraId="6AF4EAD6" w14:textId="77777777" w:rsidR="008D0612" w:rsidRPr="004B251C" w:rsidRDefault="008D0612" w:rsidP="00A325C4">
      <w:pPr>
        <w:jc w:val="center"/>
        <w:rPr>
          <w:szCs w:val="26"/>
          <w:lang w:val="vi-VN"/>
        </w:rPr>
      </w:pPr>
    </w:p>
    <w:p w14:paraId="50E1FAD8" w14:textId="77777777" w:rsidR="008D0612" w:rsidRPr="004B251C" w:rsidRDefault="008D0612" w:rsidP="00A325C4">
      <w:pPr>
        <w:rPr>
          <w:szCs w:val="26"/>
          <w:lang w:val="vi-VN"/>
        </w:rPr>
      </w:pPr>
    </w:p>
    <w:p w14:paraId="086107EA" w14:textId="77777777" w:rsidR="008D0612" w:rsidRPr="004B251C" w:rsidRDefault="008D0612" w:rsidP="00A325C4">
      <w:pPr>
        <w:jc w:val="center"/>
        <w:rPr>
          <w:szCs w:val="26"/>
          <w:lang w:val="vi-VN"/>
        </w:rPr>
      </w:pPr>
    </w:p>
    <w:p w14:paraId="0D794E83" w14:textId="2BDA4869" w:rsidR="008D0612" w:rsidRPr="004B251C" w:rsidRDefault="008D0612" w:rsidP="00A325C4">
      <w:pPr>
        <w:jc w:val="center"/>
        <w:rPr>
          <w:szCs w:val="26"/>
          <w:lang w:val="vi-VN"/>
        </w:rPr>
      </w:pPr>
    </w:p>
    <w:p w14:paraId="7018AC00" w14:textId="2A4460AD" w:rsidR="005A0493" w:rsidRPr="004B251C" w:rsidRDefault="005A0493" w:rsidP="00A325C4">
      <w:pPr>
        <w:jc w:val="center"/>
        <w:rPr>
          <w:szCs w:val="26"/>
          <w:lang w:val="vi-VN"/>
        </w:rPr>
      </w:pPr>
    </w:p>
    <w:p w14:paraId="1C3D9887" w14:textId="54AE0229" w:rsidR="005A0493" w:rsidRPr="004B251C" w:rsidRDefault="005A0493" w:rsidP="00A325C4">
      <w:pPr>
        <w:jc w:val="center"/>
        <w:rPr>
          <w:szCs w:val="26"/>
        </w:rPr>
      </w:pPr>
    </w:p>
    <w:p w14:paraId="69A02FB9" w14:textId="59780E4F" w:rsidR="005A0493" w:rsidRPr="004B251C" w:rsidRDefault="00E519E2" w:rsidP="00A325C4">
      <w:pPr>
        <w:jc w:val="center"/>
        <w:rPr>
          <w:szCs w:val="26"/>
          <w:lang w:val="vi-VN"/>
        </w:rPr>
      </w:pPr>
      <w:r w:rsidRPr="004B251C">
        <w:rPr>
          <w:noProof/>
          <w:szCs w:val="26"/>
        </w:rPr>
        <mc:AlternateContent>
          <mc:Choice Requires="wps">
            <w:drawing>
              <wp:anchor distT="0" distB="0" distL="114300" distR="114300" simplePos="0" relativeHeight="25165824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6209E2C"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w:t>
                            </w:r>
                            <w:r w:rsidR="00861D6E">
                              <w:rPr>
                                <w:b/>
                                <w:szCs w:val="28"/>
                                <w:lang w:val="vi-VN"/>
                              </w:rPr>
                              <w:t xml:space="preserve"> </w:t>
                            </w:r>
                            <w:r w:rsidR="0012506D">
                              <w:rPr>
                                <w:b/>
                                <w:szCs w:val="28"/>
                                <w:lang w:val="vi-VN"/>
                              </w:rPr>
                              <w:t>09</w:t>
                            </w:r>
                            <w:r w:rsidR="00861D6E">
                              <w:rPr>
                                <w:b/>
                                <w:szCs w:val="28"/>
                              </w:rPr>
                              <w:t xml:space="preserve"> </w:t>
                            </w:r>
                            <w:r w:rsidRPr="00A70825">
                              <w:rPr>
                                <w:b/>
                                <w:szCs w:val="28"/>
                              </w:rPr>
                              <w:t>tháng</w:t>
                            </w:r>
                            <w:r w:rsidR="00861D6E">
                              <w:rPr>
                                <w:b/>
                                <w:szCs w:val="28"/>
                              </w:rPr>
                              <w:t xml:space="preserve"> </w:t>
                            </w:r>
                            <w:r w:rsidR="0012506D">
                              <w:rPr>
                                <w:b/>
                                <w:szCs w:val="28"/>
                                <w:lang w:val="vi-VN"/>
                              </w:rPr>
                              <w:t>12</w:t>
                            </w:r>
                            <w:r w:rsidR="00861D6E">
                              <w:rPr>
                                <w:b/>
                                <w:szCs w:val="28"/>
                              </w:rPr>
                              <w:t xml:space="preserve">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6209E2C"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w:t>
                      </w:r>
                      <w:r w:rsidR="00861D6E">
                        <w:rPr>
                          <w:b/>
                          <w:szCs w:val="28"/>
                          <w:lang w:val="vi-VN"/>
                        </w:rPr>
                        <w:t xml:space="preserve"> </w:t>
                      </w:r>
                      <w:r w:rsidR="0012506D">
                        <w:rPr>
                          <w:b/>
                          <w:szCs w:val="28"/>
                          <w:lang w:val="vi-VN"/>
                        </w:rPr>
                        <w:t>09</w:t>
                      </w:r>
                      <w:r w:rsidR="00861D6E">
                        <w:rPr>
                          <w:b/>
                          <w:szCs w:val="28"/>
                        </w:rPr>
                        <w:t xml:space="preserve"> </w:t>
                      </w:r>
                      <w:r w:rsidRPr="00A70825">
                        <w:rPr>
                          <w:b/>
                          <w:szCs w:val="28"/>
                        </w:rPr>
                        <w:t>tháng</w:t>
                      </w:r>
                      <w:r w:rsidR="00861D6E">
                        <w:rPr>
                          <w:b/>
                          <w:szCs w:val="28"/>
                        </w:rPr>
                        <w:t xml:space="preserve"> </w:t>
                      </w:r>
                      <w:r w:rsidR="0012506D">
                        <w:rPr>
                          <w:b/>
                          <w:szCs w:val="28"/>
                          <w:lang w:val="vi-VN"/>
                        </w:rPr>
                        <w:t>12</w:t>
                      </w:r>
                      <w:r w:rsidR="00861D6E">
                        <w:rPr>
                          <w:b/>
                          <w:szCs w:val="28"/>
                        </w:rPr>
                        <w:t xml:space="preserve"> </w:t>
                      </w:r>
                      <w:r w:rsidRPr="00A70825">
                        <w:rPr>
                          <w:b/>
                          <w:szCs w:val="28"/>
                        </w:rPr>
                        <w:t>năm 20</w:t>
                      </w:r>
                      <w:r>
                        <w:rPr>
                          <w:b/>
                          <w:szCs w:val="28"/>
                        </w:rPr>
                        <w:t>21</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Pr="004B251C" w:rsidRDefault="005A0493" w:rsidP="00A325C4">
      <w:pPr>
        <w:jc w:val="center"/>
        <w:rPr>
          <w:szCs w:val="26"/>
          <w:lang w:val="vi-VN"/>
        </w:rPr>
      </w:pPr>
    </w:p>
    <w:p w14:paraId="3ED66EAD" w14:textId="6841E622" w:rsidR="005A0493" w:rsidRPr="004B251C" w:rsidRDefault="005A0493" w:rsidP="00A325C4">
      <w:pPr>
        <w:jc w:val="center"/>
        <w:rPr>
          <w:szCs w:val="26"/>
          <w:lang w:val="vi-VN"/>
        </w:rPr>
      </w:pPr>
    </w:p>
    <w:p w14:paraId="43268E81" w14:textId="77777777" w:rsidR="00380372" w:rsidRPr="004B251C" w:rsidRDefault="00380372" w:rsidP="00A325C4">
      <w:pPr>
        <w:jc w:val="center"/>
        <w:rPr>
          <w:szCs w:val="26"/>
          <w:lang w:val="vi-VN"/>
        </w:rPr>
      </w:pPr>
    </w:p>
    <w:p w14:paraId="05EB9B75" w14:textId="77777777" w:rsidR="00C61D48" w:rsidRPr="004B251C" w:rsidRDefault="00C61D48" w:rsidP="00A325C4">
      <w:pPr>
        <w:spacing w:before="120"/>
        <w:jc w:val="center"/>
        <w:rPr>
          <w:b/>
          <w:bCs/>
          <w:iCs/>
          <w:szCs w:val="28"/>
          <w:lang w:val="vi-VN"/>
        </w:rPr>
      </w:pPr>
      <w:r w:rsidRPr="004B251C">
        <w:rPr>
          <w:b/>
          <w:szCs w:val="28"/>
          <w:lang w:val="vi-VN"/>
        </w:rPr>
        <w:t>BỘ GIÁO DỤC VÀ ĐÀO TẠO</w:t>
      </w:r>
    </w:p>
    <w:p w14:paraId="3AB789A2" w14:textId="77777777" w:rsidR="00C61D48" w:rsidRPr="004B251C" w:rsidRDefault="00C61D48" w:rsidP="00A325C4">
      <w:pPr>
        <w:jc w:val="center"/>
        <w:rPr>
          <w:b/>
          <w:szCs w:val="28"/>
          <w:lang w:val="vi-VN"/>
        </w:rPr>
      </w:pPr>
      <w:r w:rsidRPr="004B251C">
        <w:rPr>
          <w:b/>
          <w:szCs w:val="28"/>
          <w:lang w:val="vi-VN"/>
        </w:rPr>
        <w:lastRenderedPageBreak/>
        <w:t>TRƯỜNG ĐẠI HỌC SƯ PHẠM TP. HỒ CHÍ MINH</w:t>
      </w:r>
    </w:p>
    <w:p w14:paraId="6EF1B79A" w14:textId="505C5339" w:rsidR="005A0493" w:rsidRPr="004B251C" w:rsidRDefault="007B0559" w:rsidP="00A325C4">
      <w:pPr>
        <w:jc w:val="center"/>
        <w:rPr>
          <w:b/>
          <w:bCs/>
          <w:szCs w:val="28"/>
          <w:lang w:val="vi-VN"/>
        </w:rPr>
      </w:pPr>
      <w:r w:rsidRPr="004B251C">
        <w:rPr>
          <w:b/>
          <w:bCs/>
          <w:szCs w:val="28"/>
          <w:lang w:val="vi-VN"/>
        </w:rPr>
        <w:t>KHOA CÔNG NGHỆ THÔNG TIN</w:t>
      </w:r>
    </w:p>
    <w:p w14:paraId="4A1D7F0A" w14:textId="77777777" w:rsidR="005A0493" w:rsidRPr="004B251C" w:rsidRDefault="005A0493" w:rsidP="00A325C4">
      <w:pPr>
        <w:jc w:val="center"/>
        <w:rPr>
          <w:szCs w:val="26"/>
          <w:lang w:val="vi-VN"/>
        </w:rPr>
      </w:pPr>
    </w:p>
    <w:p w14:paraId="689F7248" w14:textId="77777777" w:rsidR="005A0493" w:rsidRPr="004B251C" w:rsidRDefault="005A0493" w:rsidP="00A325C4">
      <w:pPr>
        <w:jc w:val="center"/>
        <w:rPr>
          <w:b/>
          <w:sz w:val="56"/>
          <w:szCs w:val="56"/>
          <w:lang w:val="vi-VN"/>
        </w:rPr>
      </w:pPr>
    </w:p>
    <w:p w14:paraId="47F01138" w14:textId="724E4BAB" w:rsidR="005A0493" w:rsidRPr="004B251C" w:rsidRDefault="0012506D" w:rsidP="00A325C4">
      <w:pPr>
        <w:jc w:val="center"/>
        <w:rPr>
          <w:b/>
          <w:sz w:val="32"/>
          <w:szCs w:val="32"/>
          <w:lang w:val="vi-VN"/>
        </w:rPr>
      </w:pPr>
      <w:r>
        <w:rPr>
          <w:b/>
          <w:sz w:val="32"/>
          <w:szCs w:val="32"/>
          <w:lang w:val="vi-VN"/>
        </w:rPr>
        <w:t>BÁO CÁO CÁ NHÂN</w:t>
      </w:r>
    </w:p>
    <w:p w14:paraId="5FD15BBF" w14:textId="77777777" w:rsidR="005A0493" w:rsidRPr="004B251C" w:rsidRDefault="005A0493" w:rsidP="00A325C4">
      <w:pPr>
        <w:jc w:val="center"/>
        <w:rPr>
          <w:sz w:val="18"/>
          <w:szCs w:val="16"/>
          <w:lang w:val="vi-VN"/>
        </w:rPr>
      </w:pPr>
    </w:p>
    <w:p w14:paraId="7DB99662" w14:textId="60733D88" w:rsidR="005A0493" w:rsidRPr="0012506D" w:rsidRDefault="0012506D" w:rsidP="00A325C4">
      <w:pPr>
        <w:jc w:val="center"/>
        <w:rPr>
          <w:b/>
          <w:sz w:val="32"/>
          <w:szCs w:val="32"/>
          <w:lang w:val="vi-VN"/>
        </w:rPr>
      </w:pPr>
      <w:r>
        <w:rPr>
          <w:b/>
          <w:sz w:val="32"/>
          <w:szCs w:val="32"/>
        </w:rPr>
        <w:t>CỜ</w:t>
      </w:r>
      <w:r>
        <w:rPr>
          <w:b/>
          <w:sz w:val="32"/>
          <w:szCs w:val="32"/>
          <w:lang w:val="vi-VN"/>
        </w:rPr>
        <w:t xml:space="preserve"> VUA 3D</w:t>
      </w:r>
    </w:p>
    <w:p w14:paraId="53CB324C" w14:textId="77777777" w:rsidR="005A0493" w:rsidRPr="004B251C" w:rsidRDefault="005A0493" w:rsidP="00A325C4">
      <w:pPr>
        <w:jc w:val="center"/>
        <w:rPr>
          <w:szCs w:val="26"/>
          <w:lang w:val="vi-VN"/>
        </w:rPr>
      </w:pPr>
    </w:p>
    <w:p w14:paraId="355581D3" w14:textId="77777777" w:rsidR="005A0493" w:rsidRPr="004B251C" w:rsidRDefault="005A0493" w:rsidP="00A325C4">
      <w:pPr>
        <w:jc w:val="center"/>
        <w:rPr>
          <w:szCs w:val="26"/>
          <w:lang w:val="vi-VN"/>
        </w:rPr>
      </w:pPr>
    </w:p>
    <w:p w14:paraId="2C624AEE" w14:textId="77777777" w:rsidR="005A0493" w:rsidRPr="004B251C" w:rsidRDefault="005A0493" w:rsidP="00A325C4">
      <w:pPr>
        <w:tabs>
          <w:tab w:val="left" w:pos="1985"/>
        </w:tabs>
        <w:rPr>
          <w:szCs w:val="28"/>
          <w:lang w:val="vi-VN"/>
        </w:rPr>
      </w:pPr>
    </w:p>
    <w:p w14:paraId="51E146AE" w14:textId="75BC7F90" w:rsidR="005A0493" w:rsidRPr="004B251C" w:rsidRDefault="005A0493" w:rsidP="000F06FB">
      <w:pPr>
        <w:tabs>
          <w:tab w:val="left" w:pos="1985"/>
        </w:tabs>
        <w:ind w:firstLine="90"/>
        <w:jc w:val="center"/>
        <w:rPr>
          <w:b/>
          <w:bCs/>
          <w:sz w:val="32"/>
          <w:szCs w:val="32"/>
          <w:lang w:val="vi-VN"/>
        </w:rPr>
      </w:pPr>
      <w:r w:rsidRPr="004B251C">
        <w:rPr>
          <w:b/>
          <w:bCs/>
          <w:sz w:val="32"/>
          <w:szCs w:val="32"/>
          <w:lang w:val="vi-VN"/>
        </w:rPr>
        <w:t xml:space="preserve">Học phần: </w:t>
      </w:r>
      <w:r w:rsidR="0012506D" w:rsidRPr="0012506D">
        <w:rPr>
          <w:b/>
          <w:bCs/>
          <w:sz w:val="32"/>
          <w:szCs w:val="32"/>
          <w:lang w:val="vi-VN"/>
        </w:rPr>
        <w:t>2111COMP104701 – Đồ họa máy tính</w:t>
      </w:r>
    </w:p>
    <w:p w14:paraId="4A616038" w14:textId="77777777" w:rsidR="005A0493" w:rsidRPr="004B251C" w:rsidRDefault="005A0493" w:rsidP="00A325C4">
      <w:pPr>
        <w:jc w:val="center"/>
        <w:rPr>
          <w:szCs w:val="26"/>
          <w:lang w:val="vi-VN"/>
        </w:rPr>
      </w:pPr>
    </w:p>
    <w:p w14:paraId="7F2C12E0" w14:textId="58DD0C85" w:rsidR="005A0493" w:rsidRPr="004B251C" w:rsidRDefault="005A0493" w:rsidP="00A325C4">
      <w:pPr>
        <w:ind w:firstLine="284"/>
        <w:jc w:val="left"/>
        <w:rPr>
          <w:szCs w:val="26"/>
          <w:lang w:val="vi-VN"/>
        </w:rPr>
      </w:pPr>
    </w:p>
    <w:p w14:paraId="33361F83" w14:textId="3E63AC39" w:rsidR="005A0493" w:rsidRPr="004B251C" w:rsidRDefault="005A0493" w:rsidP="00A325C4">
      <w:pPr>
        <w:ind w:firstLine="284"/>
        <w:jc w:val="left"/>
        <w:rPr>
          <w:szCs w:val="26"/>
          <w:lang w:val="vi-VN"/>
        </w:rPr>
      </w:pPr>
    </w:p>
    <w:p w14:paraId="647EC8D8" w14:textId="73188AD6" w:rsidR="005A0493" w:rsidRPr="004B251C" w:rsidRDefault="71445422" w:rsidP="00A325C4">
      <w:pPr>
        <w:ind w:firstLine="284"/>
        <w:jc w:val="left"/>
        <w:rPr>
          <w:lang w:val="vi-VN"/>
        </w:rPr>
      </w:pPr>
      <w:r w:rsidRPr="71445422">
        <w:rPr>
          <w:lang w:val="vi-VN"/>
        </w:rPr>
        <w:t xml:space="preserve">Giảng viên hướng dẫn: Th.S </w:t>
      </w:r>
      <w:r w:rsidR="0012506D">
        <w:t>Nguyễn</w:t>
      </w:r>
      <w:r w:rsidR="0012506D">
        <w:rPr>
          <w:lang w:val="vi-VN"/>
        </w:rPr>
        <w:t xml:space="preserve"> Đỗ Thái Nguyên</w:t>
      </w:r>
      <w:r w:rsidRPr="71445422">
        <w:rPr>
          <w:lang w:val="vi-VN"/>
        </w:rPr>
        <w:t>.</w:t>
      </w:r>
    </w:p>
    <w:p w14:paraId="317BF821" w14:textId="0F931D65" w:rsidR="008651FE" w:rsidRPr="004B251C" w:rsidRDefault="003E6124" w:rsidP="0012506D">
      <w:pPr>
        <w:tabs>
          <w:tab w:val="left" w:pos="2127"/>
          <w:tab w:val="left" w:pos="4253"/>
          <w:tab w:val="left" w:pos="5245"/>
        </w:tabs>
        <w:ind w:firstLine="567"/>
        <w:rPr>
          <w:lang w:val="vi-VN"/>
        </w:rPr>
      </w:pPr>
      <w:r w:rsidRPr="004B251C">
        <w:tab/>
      </w:r>
      <w:r w:rsidR="00A157C5" w:rsidRPr="004B251C">
        <w:t>Sinh viên thực hiện:</w:t>
      </w:r>
      <w:r w:rsidR="00A157C5" w:rsidRPr="004B251C">
        <w:tab/>
      </w:r>
    </w:p>
    <w:p w14:paraId="72B0F92C" w14:textId="19DB63AA" w:rsidR="008651FE" w:rsidRPr="004B251C" w:rsidRDefault="00A157C5" w:rsidP="0012506D">
      <w:pPr>
        <w:tabs>
          <w:tab w:val="left" w:pos="2127"/>
        </w:tabs>
        <w:ind w:firstLine="567"/>
        <w:rPr>
          <w:lang w:val="vi-VN"/>
        </w:rPr>
      </w:pPr>
      <w:r w:rsidRPr="004B251C">
        <w:tab/>
      </w:r>
      <w:r w:rsidR="003E6124" w:rsidRPr="004B251C">
        <w:tab/>
      </w:r>
      <w:r w:rsidRPr="004B251C">
        <w:t>+ NGUYỄN VĂN PHONG</w:t>
      </w:r>
      <w:r w:rsidRPr="004B251C">
        <w:tab/>
      </w:r>
      <w:r w:rsidRPr="004B251C">
        <w:tab/>
        <w:t>4501104175</w:t>
      </w:r>
    </w:p>
    <w:p w14:paraId="6EEBEBC5" w14:textId="482F6192" w:rsidR="005A0493" w:rsidRPr="004B251C" w:rsidRDefault="005A0493" w:rsidP="00A325C4">
      <w:pPr>
        <w:rPr>
          <w:szCs w:val="26"/>
          <w:lang w:val="vi-VN"/>
        </w:rPr>
      </w:pPr>
    </w:p>
    <w:p w14:paraId="5CBF01EB" w14:textId="77777777" w:rsidR="00784E62" w:rsidRPr="004B251C" w:rsidRDefault="00784E62" w:rsidP="00A325C4">
      <w:pPr>
        <w:rPr>
          <w:szCs w:val="26"/>
          <w:lang w:val="vi-VN"/>
        </w:rPr>
      </w:pPr>
    </w:p>
    <w:p w14:paraId="6BC0D495" w14:textId="19150405" w:rsidR="005A0493" w:rsidRPr="004B251C" w:rsidRDefault="005A0493" w:rsidP="00A325C4">
      <w:pPr>
        <w:rPr>
          <w:szCs w:val="26"/>
          <w:lang w:val="vi-VN"/>
        </w:rPr>
      </w:pPr>
    </w:p>
    <w:p w14:paraId="4153CC6B" w14:textId="77777777" w:rsidR="005A0493" w:rsidRPr="004B251C" w:rsidRDefault="005A0493" w:rsidP="00A325C4">
      <w:pPr>
        <w:rPr>
          <w:szCs w:val="26"/>
          <w:lang w:val="vi-VN"/>
        </w:rPr>
      </w:pPr>
    </w:p>
    <w:p w14:paraId="01A43596" w14:textId="0A10CB4C" w:rsidR="002F07EE" w:rsidRPr="004B251C" w:rsidRDefault="00311EED" w:rsidP="00A325C4">
      <w:pPr>
        <w:rPr>
          <w:bCs/>
          <w:iCs/>
          <w:szCs w:val="26"/>
          <w:lang w:val="vi-VN"/>
        </w:rPr>
        <w:sectPr w:rsidR="002F07EE" w:rsidRPr="004B251C" w:rsidSect="00A325C4">
          <w:headerReference w:type="default" r:id="rId11"/>
          <w:footerReference w:type="default" r:id="rId12"/>
          <w:pgSz w:w="11900" w:h="16840" w:code="9"/>
          <w:pgMar w:top="1138" w:right="1138" w:bottom="1138" w:left="1699"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r w:rsidRPr="004B251C">
        <w:rPr>
          <w:noProof/>
          <w:szCs w:val="26"/>
        </w:rPr>
        <mc:AlternateContent>
          <mc:Choice Requires="wps">
            <w:drawing>
              <wp:anchor distT="0" distB="0" distL="114300" distR="114300" simplePos="0" relativeHeight="251658241" behindDoc="0" locked="0" layoutInCell="1" allowOverlap="1" wp14:anchorId="13F0396A" wp14:editId="313BD877">
                <wp:simplePos x="0" y="0"/>
                <wp:positionH relativeFrom="margin">
                  <wp:align>left</wp:align>
                </wp:positionH>
                <wp:positionV relativeFrom="margin">
                  <wp:posOffset>8619490</wp:posOffset>
                </wp:positionV>
                <wp:extent cx="5797550" cy="621665"/>
                <wp:effectExtent l="0" t="0" r="0" b="69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621665"/>
                        </a:xfrm>
                        <a:prstGeom prst="rect">
                          <a:avLst/>
                        </a:prstGeom>
                        <a:solidFill>
                          <a:srgbClr val="FFFFFF"/>
                        </a:solidFill>
                        <a:ln w="9525">
                          <a:noFill/>
                          <a:miter lim="800000"/>
                          <a:headEnd/>
                          <a:tailEnd/>
                        </a:ln>
                      </wps:spPr>
                      <wps:txbx>
                        <w:txbxContent>
                          <w:p w14:paraId="4360ADA0" w14:textId="6679533A"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861D6E">
                              <w:rPr>
                                <w:b/>
                                <w:szCs w:val="28"/>
                                <w:lang w:val="vi-VN"/>
                              </w:rPr>
                              <w:t xml:space="preserve"> </w:t>
                            </w:r>
                            <w:r w:rsidR="00815347">
                              <w:rPr>
                                <w:b/>
                                <w:szCs w:val="28"/>
                                <w:lang w:val="vi-VN"/>
                              </w:rPr>
                              <w:t>09</w:t>
                            </w:r>
                            <w:r w:rsidR="00861D6E">
                              <w:rPr>
                                <w:b/>
                                <w:szCs w:val="28"/>
                              </w:rPr>
                              <w:t xml:space="preserve"> </w:t>
                            </w:r>
                            <w:r w:rsidR="005A0493" w:rsidRPr="00A70825">
                              <w:rPr>
                                <w:b/>
                                <w:szCs w:val="28"/>
                              </w:rPr>
                              <w:t>tháng</w:t>
                            </w:r>
                            <w:r w:rsidR="00861D6E">
                              <w:rPr>
                                <w:b/>
                                <w:szCs w:val="28"/>
                              </w:rPr>
                              <w:t xml:space="preserve"> </w:t>
                            </w:r>
                            <w:r w:rsidR="00815347">
                              <w:rPr>
                                <w:b/>
                                <w:szCs w:val="28"/>
                                <w:lang w:val="vi-VN"/>
                              </w:rPr>
                              <w:t>12</w:t>
                            </w:r>
                            <w:r w:rsidR="00861D6E">
                              <w:rPr>
                                <w:b/>
                                <w:szCs w:val="28"/>
                              </w:rPr>
                              <w:t xml:space="preserve"> </w:t>
                            </w:r>
                            <w:r w:rsidR="005A0493" w:rsidRPr="00A70825">
                              <w:rPr>
                                <w:b/>
                                <w:szCs w:val="28"/>
                              </w:rPr>
                              <w:t>năm 20</w:t>
                            </w:r>
                            <w:r w:rsidR="00522E2E">
                              <w:rPr>
                                <w:b/>
                                <w:szCs w:val="28"/>
                              </w:rPr>
                              <w:t>21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0396A" id="_x0000_s1027" type="#_x0000_t202" style="position:absolute;left:0;text-align:left;margin-left:0;margin-top:678.7pt;width:456.5pt;height:48.9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" stroked="f">
                <v:textbox>
                  <w:txbxContent>
                    <w:p w14:paraId="4360ADA0" w14:textId="6679533A"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w:t>
                      </w:r>
                      <w:r w:rsidR="00861D6E">
                        <w:rPr>
                          <w:b/>
                          <w:szCs w:val="28"/>
                          <w:lang w:val="vi-VN"/>
                        </w:rPr>
                        <w:t xml:space="preserve"> </w:t>
                      </w:r>
                      <w:r w:rsidR="00815347">
                        <w:rPr>
                          <w:b/>
                          <w:szCs w:val="28"/>
                          <w:lang w:val="vi-VN"/>
                        </w:rPr>
                        <w:t>09</w:t>
                      </w:r>
                      <w:r w:rsidR="00861D6E">
                        <w:rPr>
                          <w:b/>
                          <w:szCs w:val="28"/>
                        </w:rPr>
                        <w:t xml:space="preserve"> </w:t>
                      </w:r>
                      <w:r w:rsidR="005A0493" w:rsidRPr="00A70825">
                        <w:rPr>
                          <w:b/>
                          <w:szCs w:val="28"/>
                        </w:rPr>
                        <w:t>tháng</w:t>
                      </w:r>
                      <w:r w:rsidR="00861D6E">
                        <w:rPr>
                          <w:b/>
                          <w:szCs w:val="28"/>
                        </w:rPr>
                        <w:t xml:space="preserve"> </w:t>
                      </w:r>
                      <w:r w:rsidR="00815347">
                        <w:rPr>
                          <w:b/>
                          <w:szCs w:val="28"/>
                          <w:lang w:val="vi-VN"/>
                        </w:rPr>
                        <w:t>12</w:t>
                      </w:r>
                      <w:r w:rsidR="00861D6E">
                        <w:rPr>
                          <w:b/>
                          <w:szCs w:val="28"/>
                        </w:rPr>
                        <w:t xml:space="preserve"> </w:t>
                      </w:r>
                      <w:r w:rsidR="005A0493" w:rsidRPr="00A70825">
                        <w:rPr>
                          <w:b/>
                          <w:szCs w:val="28"/>
                        </w:rPr>
                        <w:t>năm 20</w:t>
                      </w:r>
                      <w:r w:rsidR="00522E2E">
                        <w:rPr>
                          <w:b/>
                          <w:szCs w:val="28"/>
                        </w:rPr>
                        <w:t>21</w:t>
                      </w:r>
                    </w:p>
                  </w:txbxContent>
                </v:textbox>
                <w10:wrap type="square" anchorx="margin" anchory="margin"/>
              </v:shape>
            </w:pict>
          </mc:Fallback>
        </mc:AlternateContent>
      </w:r>
    </w:p>
    <w:p w14:paraId="2DC07980" w14:textId="77777777" w:rsidR="00447E50" w:rsidRDefault="00447E50" w:rsidP="00DA5C0D">
      <w:pPr>
        <w:pStyle w:val="Mucluc1"/>
        <w:sectPr w:rsidR="00447E50" w:rsidSect="008C673B">
          <w:headerReference w:type="default" r:id="rId13"/>
          <w:footerReference w:type="default" r:id="rId14"/>
          <w:footerReference w:type="first" r:id="rId15"/>
          <w:pgSz w:w="11900" w:h="16840" w:code="9"/>
          <w:pgMar w:top="1138" w:right="1138" w:bottom="1138" w:left="1699" w:header="706" w:footer="706" w:gutter="0"/>
          <w:pgNumType w:start="1"/>
          <w:cols w:space="720"/>
          <w:noEndnote/>
          <w:docGrid w:linePitch="381"/>
        </w:sectPr>
      </w:pPr>
      <w:bookmarkStart w:id="4" w:name="_Toc522028143"/>
    </w:p>
    <w:p w14:paraId="4C020176" w14:textId="77777777" w:rsidR="00447E50" w:rsidRDefault="00447E50" w:rsidP="00DA5C0D">
      <w:pPr>
        <w:pStyle w:val="Mucluc1"/>
      </w:pPr>
    </w:p>
    <w:p w14:paraId="12470D50" w14:textId="073A51A3" w:rsidR="0076555D" w:rsidRDefault="00447E50">
      <w:pPr>
        <w:pStyle w:val="Mucluc1"/>
        <w:rPr>
          <w:rFonts w:asciiTheme="minorHAnsi" w:eastAsiaTheme="minorEastAsia" w:hAnsiTheme="minorHAnsi" w:cstheme="minorBidi"/>
          <w:b w:val="0"/>
          <w:bCs w:val="0"/>
          <w:caps w:val="0"/>
          <w:noProof/>
          <w:sz w:val="22"/>
          <w:szCs w:val="22"/>
          <w:lang w:eastAsia="vi-VN"/>
        </w:rPr>
      </w:pPr>
      <w:r>
        <w:fldChar w:fldCharType="begin"/>
      </w:r>
      <w:r>
        <w:instrText xml:space="preserve"> TOC \h \z \t "Đầu đề 1,2,Đầu đề 2,3,Đầu đề 3,4,Tùy chọn,1,Đầu đề Mục lục,1" </w:instrText>
      </w:r>
      <w:r>
        <w:fldChar w:fldCharType="separate"/>
      </w:r>
      <w:hyperlink w:anchor="_Toc90274782" w:history="1">
        <w:r w:rsidR="0076555D" w:rsidRPr="003B2382">
          <w:rPr>
            <w:rStyle w:val="Siuktni"/>
            <w:noProof/>
          </w:rPr>
          <w:t xml:space="preserve">NHIỆM VỤ </w:t>
        </w:r>
        <w:r w:rsidR="0076555D" w:rsidRPr="003B2382">
          <w:rPr>
            <w:rStyle w:val="Siuktni"/>
            <w:noProof/>
            <w:lang w:val="en-US"/>
          </w:rPr>
          <w:t>TRONG</w:t>
        </w:r>
        <w:r w:rsidR="0076555D" w:rsidRPr="003B2382">
          <w:rPr>
            <w:rStyle w:val="Siuktni"/>
            <w:noProof/>
          </w:rPr>
          <w:t xml:space="preserve"> NHÓM</w:t>
        </w:r>
        <w:r w:rsidR="0076555D">
          <w:rPr>
            <w:noProof/>
            <w:webHidden/>
          </w:rPr>
          <w:tab/>
        </w:r>
        <w:r w:rsidR="0076555D">
          <w:rPr>
            <w:noProof/>
            <w:webHidden/>
          </w:rPr>
          <w:fldChar w:fldCharType="begin"/>
        </w:r>
        <w:r w:rsidR="0076555D">
          <w:rPr>
            <w:noProof/>
            <w:webHidden/>
          </w:rPr>
          <w:instrText xml:space="preserve"> PAGEREF _Toc90274782 \h </w:instrText>
        </w:r>
        <w:r w:rsidR="0076555D">
          <w:rPr>
            <w:noProof/>
            <w:webHidden/>
          </w:rPr>
        </w:r>
        <w:r w:rsidR="0076555D">
          <w:rPr>
            <w:noProof/>
            <w:webHidden/>
          </w:rPr>
          <w:fldChar w:fldCharType="separate"/>
        </w:r>
        <w:r w:rsidR="003B6A36">
          <w:rPr>
            <w:noProof/>
            <w:webHidden/>
          </w:rPr>
          <w:t>2</w:t>
        </w:r>
        <w:r w:rsidR="0076555D">
          <w:rPr>
            <w:noProof/>
            <w:webHidden/>
          </w:rPr>
          <w:fldChar w:fldCharType="end"/>
        </w:r>
      </w:hyperlink>
    </w:p>
    <w:p w14:paraId="21E5DEEA" w14:textId="58E64BEB" w:rsidR="0076555D" w:rsidRDefault="00DE1BA5" w:rsidP="0076555D">
      <w:pPr>
        <w:pStyle w:val="Mucluc1"/>
        <w:rPr>
          <w:rFonts w:asciiTheme="minorHAnsi" w:eastAsiaTheme="minorEastAsia" w:hAnsiTheme="minorHAnsi" w:cstheme="minorBidi"/>
          <w:b w:val="0"/>
          <w:bCs w:val="0"/>
          <w:noProof/>
          <w:sz w:val="22"/>
          <w:szCs w:val="22"/>
          <w:lang w:eastAsia="vi-VN"/>
        </w:rPr>
      </w:pPr>
      <w:hyperlink w:anchor="_Toc90274783" w:history="1">
        <w:r w:rsidR="0076555D" w:rsidRPr="003B2382">
          <w:rPr>
            <w:rStyle w:val="Siuktni"/>
            <w:noProof/>
          </w:rPr>
          <w:t>DANH MỤC CÁC HÌNH VẼ</w:t>
        </w:r>
        <w:r w:rsidR="0076555D">
          <w:rPr>
            <w:noProof/>
            <w:webHidden/>
          </w:rPr>
          <w:tab/>
        </w:r>
        <w:r w:rsidR="0076555D">
          <w:rPr>
            <w:noProof/>
            <w:webHidden/>
          </w:rPr>
          <w:fldChar w:fldCharType="begin"/>
        </w:r>
        <w:r w:rsidR="0076555D">
          <w:rPr>
            <w:noProof/>
            <w:webHidden/>
          </w:rPr>
          <w:instrText xml:space="preserve"> PAGEREF _Toc90274783 \h </w:instrText>
        </w:r>
        <w:r w:rsidR="0076555D">
          <w:rPr>
            <w:noProof/>
            <w:webHidden/>
          </w:rPr>
        </w:r>
        <w:r w:rsidR="0076555D">
          <w:rPr>
            <w:noProof/>
            <w:webHidden/>
          </w:rPr>
          <w:fldChar w:fldCharType="separate"/>
        </w:r>
        <w:r w:rsidR="003B6A36">
          <w:rPr>
            <w:noProof/>
            <w:webHidden/>
          </w:rPr>
          <w:t>3</w:t>
        </w:r>
        <w:r w:rsidR="0076555D">
          <w:rPr>
            <w:noProof/>
            <w:webHidden/>
          </w:rPr>
          <w:fldChar w:fldCharType="end"/>
        </w:r>
      </w:hyperlink>
      <w:r w:rsidR="0076555D">
        <w:rPr>
          <w:rFonts w:asciiTheme="minorHAnsi" w:eastAsiaTheme="minorEastAsia" w:hAnsiTheme="minorHAnsi" w:cstheme="minorBidi"/>
          <w:b w:val="0"/>
          <w:bCs w:val="0"/>
          <w:caps w:val="0"/>
          <w:noProof/>
          <w:sz w:val="22"/>
          <w:szCs w:val="22"/>
          <w:lang w:eastAsia="vi-VN"/>
        </w:rPr>
        <w:br/>
      </w:r>
      <w:hyperlink w:anchor="_Toc90274784" w:history="1">
        <w:r w:rsidR="0076555D" w:rsidRPr="003B2382">
          <w:rPr>
            <w:rStyle w:val="Siuktni"/>
            <w:noProof/>
            <w14:scene3d>
              <w14:camera w14:prst="orthographicFront"/>
              <w14:lightRig w14:rig="threePt" w14:dir="t">
                <w14:rot w14:lat="0" w14:lon="0" w14:rev="0"/>
              </w14:lightRig>
            </w14:scene3d>
          </w:rPr>
          <w:t>CHƯƠNG 1.</w:t>
        </w:r>
        <w:r w:rsidR="0076555D" w:rsidRPr="003B2382">
          <w:rPr>
            <w:rStyle w:val="Siuktni"/>
            <w:noProof/>
          </w:rPr>
          <w:t xml:space="preserve"> OBJECT PICKING</w:t>
        </w:r>
        <w:r w:rsidR="0076555D">
          <w:rPr>
            <w:noProof/>
            <w:webHidden/>
          </w:rPr>
          <w:tab/>
        </w:r>
        <w:r w:rsidR="0076555D">
          <w:rPr>
            <w:noProof/>
            <w:webHidden/>
          </w:rPr>
          <w:fldChar w:fldCharType="begin"/>
        </w:r>
        <w:r w:rsidR="0076555D">
          <w:rPr>
            <w:noProof/>
            <w:webHidden/>
          </w:rPr>
          <w:instrText xml:space="preserve"> PAGEREF _Toc90274784 \h </w:instrText>
        </w:r>
        <w:r w:rsidR="0076555D">
          <w:rPr>
            <w:noProof/>
            <w:webHidden/>
          </w:rPr>
        </w:r>
        <w:r w:rsidR="0076555D">
          <w:rPr>
            <w:noProof/>
            <w:webHidden/>
          </w:rPr>
          <w:fldChar w:fldCharType="separate"/>
        </w:r>
        <w:r w:rsidR="003B6A36">
          <w:rPr>
            <w:noProof/>
            <w:webHidden/>
          </w:rPr>
          <w:t>1</w:t>
        </w:r>
        <w:r w:rsidR="0076555D">
          <w:rPr>
            <w:noProof/>
            <w:webHidden/>
          </w:rPr>
          <w:fldChar w:fldCharType="end"/>
        </w:r>
      </w:hyperlink>
    </w:p>
    <w:p w14:paraId="0AA57E31" w14:textId="6890F323" w:rsidR="0076555D" w:rsidRDefault="00DE1BA5">
      <w:pPr>
        <w:pStyle w:val="Mucluc3"/>
        <w:rPr>
          <w:rFonts w:asciiTheme="minorHAnsi" w:eastAsiaTheme="minorEastAsia" w:hAnsiTheme="minorHAnsi" w:cstheme="minorBidi"/>
          <w:w w:val="100"/>
          <w:sz w:val="22"/>
          <w:szCs w:val="22"/>
          <w:lang w:val="vi-VN" w:eastAsia="vi-VN"/>
        </w:rPr>
      </w:pPr>
      <w:hyperlink w:anchor="_Toc90274785" w:history="1">
        <w:r w:rsidR="0076555D" w:rsidRPr="003B2382">
          <w:rPr>
            <w:rStyle w:val="Siuktni"/>
            <w:lang w:val="vi-VN"/>
          </w:rPr>
          <w:t>1.1</w:t>
        </w:r>
        <w:r w:rsidR="0076555D" w:rsidRPr="003B2382">
          <w:rPr>
            <w:rStyle w:val="Siuktni"/>
          </w:rPr>
          <w:t xml:space="preserve"> Stencil</w:t>
        </w:r>
        <w:r w:rsidR="0076555D" w:rsidRPr="003B2382">
          <w:rPr>
            <w:rStyle w:val="Siuktni"/>
            <w:lang w:val="vi-VN"/>
          </w:rPr>
          <w:t xml:space="preserve"> buffer</w:t>
        </w:r>
        <w:r w:rsidR="0076555D">
          <w:rPr>
            <w:webHidden/>
          </w:rPr>
          <w:tab/>
        </w:r>
        <w:r w:rsidR="0076555D">
          <w:rPr>
            <w:webHidden/>
          </w:rPr>
          <w:fldChar w:fldCharType="begin"/>
        </w:r>
        <w:r w:rsidR="0076555D">
          <w:rPr>
            <w:webHidden/>
          </w:rPr>
          <w:instrText xml:space="preserve"> PAGEREF _Toc90274785 \h </w:instrText>
        </w:r>
        <w:r w:rsidR="0076555D">
          <w:rPr>
            <w:webHidden/>
          </w:rPr>
        </w:r>
        <w:r w:rsidR="0076555D">
          <w:rPr>
            <w:webHidden/>
          </w:rPr>
          <w:fldChar w:fldCharType="separate"/>
        </w:r>
        <w:r w:rsidR="003B6A36">
          <w:rPr>
            <w:webHidden/>
          </w:rPr>
          <w:t>1</w:t>
        </w:r>
        <w:r w:rsidR="0076555D">
          <w:rPr>
            <w:webHidden/>
          </w:rPr>
          <w:fldChar w:fldCharType="end"/>
        </w:r>
      </w:hyperlink>
    </w:p>
    <w:p w14:paraId="09E6E6B6" w14:textId="0C326879" w:rsidR="0076555D" w:rsidRDefault="00DE1BA5">
      <w:pPr>
        <w:pStyle w:val="Mucluc3"/>
        <w:rPr>
          <w:rFonts w:asciiTheme="minorHAnsi" w:eastAsiaTheme="minorEastAsia" w:hAnsiTheme="minorHAnsi" w:cstheme="minorBidi"/>
          <w:w w:val="100"/>
          <w:sz w:val="22"/>
          <w:szCs w:val="22"/>
          <w:lang w:val="vi-VN" w:eastAsia="vi-VN"/>
        </w:rPr>
      </w:pPr>
      <w:hyperlink w:anchor="_Toc90274786" w:history="1">
        <w:r w:rsidR="0076555D" w:rsidRPr="003B2382">
          <w:rPr>
            <w:rStyle w:val="Siuktni"/>
            <w:lang w:val="vi-VN"/>
          </w:rPr>
          <w:t>1.2</w:t>
        </w:r>
        <w:r w:rsidR="0076555D" w:rsidRPr="003B2382">
          <w:rPr>
            <w:rStyle w:val="Siuktni"/>
          </w:rPr>
          <w:t xml:space="preserve"> Object</w:t>
        </w:r>
        <w:r w:rsidR="0076555D" w:rsidRPr="003B2382">
          <w:rPr>
            <w:rStyle w:val="Siuktni"/>
            <w:lang w:val="vi-VN"/>
          </w:rPr>
          <w:t xml:space="preserve"> picking sử dụng Stencil buffer</w:t>
        </w:r>
        <w:r w:rsidR="0076555D">
          <w:rPr>
            <w:webHidden/>
          </w:rPr>
          <w:tab/>
        </w:r>
        <w:r w:rsidR="0076555D">
          <w:rPr>
            <w:webHidden/>
          </w:rPr>
          <w:fldChar w:fldCharType="begin"/>
        </w:r>
        <w:r w:rsidR="0076555D">
          <w:rPr>
            <w:webHidden/>
          </w:rPr>
          <w:instrText xml:space="preserve"> PAGEREF _Toc90274786 \h </w:instrText>
        </w:r>
        <w:r w:rsidR="0076555D">
          <w:rPr>
            <w:webHidden/>
          </w:rPr>
        </w:r>
        <w:r w:rsidR="0076555D">
          <w:rPr>
            <w:webHidden/>
          </w:rPr>
          <w:fldChar w:fldCharType="separate"/>
        </w:r>
        <w:r w:rsidR="003B6A36">
          <w:rPr>
            <w:webHidden/>
          </w:rPr>
          <w:t>1</w:t>
        </w:r>
        <w:r w:rsidR="0076555D">
          <w:rPr>
            <w:webHidden/>
          </w:rPr>
          <w:fldChar w:fldCharType="end"/>
        </w:r>
      </w:hyperlink>
    </w:p>
    <w:p w14:paraId="5BF5640D" w14:textId="148F2F71" w:rsidR="0076555D" w:rsidRPr="0076555D" w:rsidRDefault="00DE1BA5" w:rsidP="0076555D">
      <w:pPr>
        <w:pStyle w:val="Mucluc3"/>
        <w:rPr>
          <w:rFonts w:asciiTheme="minorHAnsi" w:eastAsiaTheme="minorEastAsia" w:hAnsiTheme="minorHAnsi" w:cstheme="minorBidi"/>
          <w:w w:val="100"/>
          <w:sz w:val="22"/>
          <w:szCs w:val="22"/>
          <w:lang w:val="vi-VN" w:eastAsia="vi-VN"/>
        </w:rPr>
      </w:pPr>
      <w:hyperlink w:anchor="_Toc90274787" w:history="1">
        <w:r w:rsidR="0076555D" w:rsidRPr="003B2382">
          <w:rPr>
            <w:rStyle w:val="Siuktni"/>
            <w:lang w:val="vi-VN"/>
          </w:rPr>
          <w:t>1.3</w:t>
        </w:r>
        <w:r w:rsidR="0076555D" w:rsidRPr="003B2382">
          <w:rPr>
            <w:rStyle w:val="Siuktni"/>
          </w:rPr>
          <w:t xml:space="preserve"> Highlight</w:t>
        </w:r>
        <w:r w:rsidR="0076555D" w:rsidRPr="003B2382">
          <w:rPr>
            <w:rStyle w:val="Siuktni"/>
            <w:lang w:val="vi-VN"/>
          </w:rPr>
          <w:t xml:space="preserve"> đối tượng bằng stencil test</w:t>
        </w:r>
        <w:r w:rsidR="0076555D">
          <w:rPr>
            <w:webHidden/>
          </w:rPr>
          <w:tab/>
        </w:r>
        <w:r w:rsidR="0076555D">
          <w:rPr>
            <w:webHidden/>
          </w:rPr>
          <w:fldChar w:fldCharType="begin"/>
        </w:r>
        <w:r w:rsidR="0076555D">
          <w:rPr>
            <w:webHidden/>
          </w:rPr>
          <w:instrText xml:space="preserve"> PAGEREF _Toc90274787 \h </w:instrText>
        </w:r>
        <w:r w:rsidR="0076555D">
          <w:rPr>
            <w:webHidden/>
          </w:rPr>
        </w:r>
        <w:r w:rsidR="0076555D">
          <w:rPr>
            <w:webHidden/>
          </w:rPr>
          <w:fldChar w:fldCharType="separate"/>
        </w:r>
        <w:r w:rsidR="003B6A36">
          <w:rPr>
            <w:webHidden/>
          </w:rPr>
          <w:t>2</w:t>
        </w:r>
        <w:r w:rsidR="0076555D">
          <w:rPr>
            <w:webHidden/>
          </w:rPr>
          <w:fldChar w:fldCharType="end"/>
        </w:r>
      </w:hyperlink>
      <w:r w:rsidR="0076555D">
        <w:rPr>
          <w:rStyle w:val="Siuktni"/>
        </w:rPr>
        <w:br/>
      </w:r>
      <w:hyperlink w:anchor="_Toc90274788" w:history="1">
        <w:r w:rsidR="0076555D" w:rsidRPr="0076555D">
          <w:rPr>
            <w:rStyle w:val="Siuktni"/>
            <w:b/>
            <w:bCs/>
          </w:rPr>
          <w:t>CHƯƠNG 2. RULE</w:t>
        </w:r>
        <w:r w:rsidR="0076555D" w:rsidRPr="0076555D">
          <w:rPr>
            <w:b/>
            <w:bCs/>
            <w:webHidden/>
          </w:rPr>
          <w:tab/>
        </w:r>
        <w:r w:rsidR="0076555D" w:rsidRPr="0076555D">
          <w:rPr>
            <w:b/>
            <w:bCs/>
            <w:webHidden/>
          </w:rPr>
          <w:fldChar w:fldCharType="begin"/>
        </w:r>
        <w:r w:rsidR="0076555D" w:rsidRPr="0076555D">
          <w:rPr>
            <w:b/>
            <w:bCs/>
            <w:webHidden/>
          </w:rPr>
          <w:instrText xml:space="preserve"> PAGEREF _Toc90274788 \h </w:instrText>
        </w:r>
        <w:r w:rsidR="0076555D" w:rsidRPr="0076555D">
          <w:rPr>
            <w:b/>
            <w:bCs/>
            <w:webHidden/>
          </w:rPr>
        </w:r>
        <w:r w:rsidR="0076555D" w:rsidRPr="0076555D">
          <w:rPr>
            <w:b/>
            <w:bCs/>
            <w:webHidden/>
          </w:rPr>
          <w:fldChar w:fldCharType="separate"/>
        </w:r>
        <w:r w:rsidR="003B6A36">
          <w:rPr>
            <w:b/>
            <w:bCs/>
            <w:webHidden/>
          </w:rPr>
          <w:t>3</w:t>
        </w:r>
        <w:r w:rsidR="0076555D" w:rsidRPr="0076555D">
          <w:rPr>
            <w:b/>
            <w:bCs/>
            <w:webHidden/>
          </w:rPr>
          <w:fldChar w:fldCharType="end"/>
        </w:r>
      </w:hyperlink>
      <w:r w:rsidR="0076555D" w:rsidRPr="0076555D">
        <w:rPr>
          <w:rStyle w:val="Siuktni"/>
          <w:b/>
          <w:bCs/>
        </w:rPr>
        <w:br/>
      </w:r>
      <w:hyperlink w:anchor="_Toc90274789" w:history="1">
        <w:r w:rsidR="0076555D" w:rsidRPr="0076555D">
          <w:rPr>
            <w:rStyle w:val="Siuktni"/>
            <w:b/>
            <w:bCs/>
          </w:rPr>
          <w:t>CHƯƠNG 3. SKYBOX</w:t>
        </w:r>
        <w:r w:rsidR="0076555D" w:rsidRPr="0076555D">
          <w:rPr>
            <w:b/>
            <w:bCs/>
            <w:webHidden/>
          </w:rPr>
          <w:tab/>
        </w:r>
        <w:r w:rsidR="0076555D" w:rsidRPr="0076555D">
          <w:rPr>
            <w:b/>
            <w:bCs/>
            <w:webHidden/>
          </w:rPr>
          <w:fldChar w:fldCharType="begin"/>
        </w:r>
        <w:r w:rsidR="0076555D" w:rsidRPr="0076555D">
          <w:rPr>
            <w:b/>
            <w:bCs/>
            <w:webHidden/>
          </w:rPr>
          <w:instrText xml:space="preserve"> PAGEREF _Toc90274789 \h </w:instrText>
        </w:r>
        <w:r w:rsidR="0076555D" w:rsidRPr="0076555D">
          <w:rPr>
            <w:b/>
            <w:bCs/>
            <w:webHidden/>
          </w:rPr>
        </w:r>
        <w:r w:rsidR="0076555D" w:rsidRPr="0076555D">
          <w:rPr>
            <w:b/>
            <w:bCs/>
            <w:webHidden/>
          </w:rPr>
          <w:fldChar w:fldCharType="separate"/>
        </w:r>
        <w:r w:rsidR="003B6A36">
          <w:rPr>
            <w:b/>
            <w:bCs/>
            <w:webHidden/>
          </w:rPr>
          <w:t>4</w:t>
        </w:r>
        <w:r w:rsidR="0076555D" w:rsidRPr="0076555D">
          <w:rPr>
            <w:b/>
            <w:bCs/>
            <w:webHidden/>
          </w:rPr>
          <w:fldChar w:fldCharType="end"/>
        </w:r>
      </w:hyperlink>
    </w:p>
    <w:p w14:paraId="700C3610" w14:textId="48295588" w:rsidR="0076555D" w:rsidRDefault="00DE1BA5">
      <w:pPr>
        <w:pStyle w:val="Mucluc3"/>
        <w:rPr>
          <w:rFonts w:asciiTheme="minorHAnsi" w:eastAsiaTheme="minorEastAsia" w:hAnsiTheme="minorHAnsi" w:cstheme="minorBidi"/>
          <w:w w:val="100"/>
          <w:sz w:val="22"/>
          <w:szCs w:val="22"/>
          <w:lang w:val="vi-VN" w:eastAsia="vi-VN"/>
        </w:rPr>
      </w:pPr>
      <w:hyperlink w:anchor="_Toc90274790" w:history="1">
        <w:r w:rsidR="0076555D" w:rsidRPr="003B2382">
          <w:rPr>
            <w:rStyle w:val="Siuktni"/>
            <w:lang w:val="vi-VN"/>
          </w:rPr>
          <w:t>3.1</w:t>
        </w:r>
        <w:r w:rsidR="0076555D" w:rsidRPr="003B2382">
          <w:rPr>
            <w:rStyle w:val="Siuktni"/>
          </w:rPr>
          <w:t xml:space="preserve"> Cubemap</w:t>
        </w:r>
        <w:r w:rsidR="0076555D">
          <w:rPr>
            <w:webHidden/>
          </w:rPr>
          <w:tab/>
        </w:r>
        <w:r w:rsidR="0076555D">
          <w:rPr>
            <w:webHidden/>
          </w:rPr>
          <w:fldChar w:fldCharType="begin"/>
        </w:r>
        <w:r w:rsidR="0076555D">
          <w:rPr>
            <w:webHidden/>
          </w:rPr>
          <w:instrText xml:space="preserve"> PAGEREF _Toc90274790 \h </w:instrText>
        </w:r>
        <w:r w:rsidR="0076555D">
          <w:rPr>
            <w:webHidden/>
          </w:rPr>
        </w:r>
        <w:r w:rsidR="0076555D">
          <w:rPr>
            <w:webHidden/>
          </w:rPr>
          <w:fldChar w:fldCharType="separate"/>
        </w:r>
        <w:r w:rsidR="003B6A36">
          <w:rPr>
            <w:webHidden/>
          </w:rPr>
          <w:t>4</w:t>
        </w:r>
        <w:r w:rsidR="0076555D">
          <w:rPr>
            <w:webHidden/>
          </w:rPr>
          <w:fldChar w:fldCharType="end"/>
        </w:r>
      </w:hyperlink>
    </w:p>
    <w:p w14:paraId="7FC524A1" w14:textId="1FC9E670" w:rsidR="0076555D" w:rsidRPr="0076555D" w:rsidRDefault="00DE1BA5" w:rsidP="0076555D">
      <w:pPr>
        <w:pStyle w:val="Mucluc3"/>
        <w:rPr>
          <w:rFonts w:asciiTheme="minorHAnsi" w:eastAsiaTheme="minorEastAsia" w:hAnsiTheme="minorHAnsi" w:cstheme="minorBidi"/>
          <w:w w:val="100"/>
          <w:sz w:val="22"/>
          <w:szCs w:val="22"/>
          <w:lang w:val="vi-VN" w:eastAsia="vi-VN"/>
        </w:rPr>
      </w:pPr>
      <w:hyperlink w:anchor="_Toc90274791" w:history="1">
        <w:r w:rsidR="0076555D" w:rsidRPr="003B2382">
          <w:rPr>
            <w:rStyle w:val="Siuktni"/>
            <w:lang w:val="vi-VN"/>
          </w:rPr>
          <w:t>3.2</w:t>
        </w:r>
        <w:r w:rsidR="0076555D" w:rsidRPr="003B2382">
          <w:rPr>
            <w:rStyle w:val="Siuktni"/>
          </w:rPr>
          <w:t xml:space="preserve"> Tạo</w:t>
        </w:r>
        <w:r w:rsidR="0076555D" w:rsidRPr="003B2382">
          <w:rPr>
            <w:rStyle w:val="Siuktni"/>
            <w:lang w:val="vi-VN"/>
          </w:rPr>
          <w:t xml:space="preserve"> một Skybox từ c</w:t>
        </w:r>
        <w:r w:rsidR="0076555D" w:rsidRPr="003B2382">
          <w:rPr>
            <w:rStyle w:val="Siuktni"/>
          </w:rPr>
          <w:t>ubemap</w:t>
        </w:r>
        <w:r w:rsidR="0076555D">
          <w:rPr>
            <w:webHidden/>
          </w:rPr>
          <w:tab/>
        </w:r>
        <w:r w:rsidR="0076555D">
          <w:rPr>
            <w:webHidden/>
          </w:rPr>
          <w:fldChar w:fldCharType="begin"/>
        </w:r>
        <w:r w:rsidR="0076555D">
          <w:rPr>
            <w:webHidden/>
          </w:rPr>
          <w:instrText xml:space="preserve"> PAGEREF _Toc90274791 \h </w:instrText>
        </w:r>
        <w:r w:rsidR="0076555D">
          <w:rPr>
            <w:webHidden/>
          </w:rPr>
        </w:r>
        <w:r w:rsidR="0076555D">
          <w:rPr>
            <w:webHidden/>
          </w:rPr>
          <w:fldChar w:fldCharType="separate"/>
        </w:r>
        <w:r w:rsidR="003B6A36">
          <w:rPr>
            <w:webHidden/>
          </w:rPr>
          <w:t>4</w:t>
        </w:r>
        <w:r w:rsidR="0076555D">
          <w:rPr>
            <w:webHidden/>
          </w:rPr>
          <w:fldChar w:fldCharType="end"/>
        </w:r>
      </w:hyperlink>
      <w:r w:rsidR="0076555D">
        <w:rPr>
          <w:rStyle w:val="Siuktni"/>
        </w:rPr>
        <w:br/>
      </w:r>
      <w:hyperlink w:anchor="_Toc90274792" w:history="1">
        <w:r w:rsidR="0076555D" w:rsidRPr="0076555D">
          <w:rPr>
            <w:rStyle w:val="Siuktni"/>
            <w:b/>
            <w:bCs/>
          </w:rPr>
          <w:t>TÀI LIỆU THAM KHẢO</w:t>
        </w:r>
        <w:r w:rsidR="0076555D" w:rsidRPr="0076555D">
          <w:rPr>
            <w:b/>
            <w:bCs/>
            <w:webHidden/>
          </w:rPr>
          <w:tab/>
        </w:r>
        <w:r w:rsidR="0076555D" w:rsidRPr="0076555D">
          <w:rPr>
            <w:b/>
            <w:bCs/>
            <w:webHidden/>
          </w:rPr>
          <w:fldChar w:fldCharType="begin"/>
        </w:r>
        <w:r w:rsidR="0076555D" w:rsidRPr="0076555D">
          <w:rPr>
            <w:b/>
            <w:bCs/>
            <w:webHidden/>
          </w:rPr>
          <w:instrText xml:space="preserve"> PAGEREF _Toc90274792 \h </w:instrText>
        </w:r>
        <w:r w:rsidR="0076555D" w:rsidRPr="0076555D">
          <w:rPr>
            <w:b/>
            <w:bCs/>
            <w:webHidden/>
          </w:rPr>
        </w:r>
        <w:r w:rsidR="0076555D" w:rsidRPr="0076555D">
          <w:rPr>
            <w:b/>
            <w:bCs/>
            <w:webHidden/>
          </w:rPr>
          <w:fldChar w:fldCharType="separate"/>
        </w:r>
        <w:r w:rsidR="003B6A36">
          <w:rPr>
            <w:b/>
            <w:bCs/>
            <w:webHidden/>
          </w:rPr>
          <w:t>6</w:t>
        </w:r>
        <w:r w:rsidR="0076555D" w:rsidRPr="0076555D">
          <w:rPr>
            <w:b/>
            <w:bCs/>
            <w:webHidden/>
          </w:rPr>
          <w:fldChar w:fldCharType="end"/>
        </w:r>
      </w:hyperlink>
    </w:p>
    <w:p w14:paraId="29DF85DD" w14:textId="491B287A" w:rsidR="00447E50" w:rsidRPr="00477D80" w:rsidRDefault="00447E50" w:rsidP="00A872F6">
      <w:pPr>
        <w:pStyle w:val="uMucluc"/>
        <w:sectPr w:rsidR="00447E50" w:rsidRPr="00477D80" w:rsidSect="003F775B">
          <w:footerReference w:type="default" r:id="rId16"/>
          <w:type w:val="continuous"/>
          <w:pgSz w:w="11900" w:h="16840" w:code="9"/>
          <w:pgMar w:top="1138" w:right="1138" w:bottom="1138" w:left="1699" w:header="706" w:footer="706" w:gutter="0"/>
          <w:pgNumType w:start="1"/>
          <w:cols w:space="720"/>
          <w:noEndnote/>
          <w:docGrid w:linePitch="381"/>
        </w:sectPr>
      </w:pPr>
      <w:r>
        <w:rPr>
          <w:rFonts w:eastAsia="Times New Roman" w:cs="Times New Roman"/>
          <w:sz w:val="28"/>
        </w:rPr>
        <w:fldChar w:fldCharType="end"/>
      </w:r>
    </w:p>
    <w:p w14:paraId="6C53D8AB" w14:textId="77777777" w:rsidR="00447E50" w:rsidRDefault="00447E50" w:rsidP="00B268CE">
      <w:pPr>
        <w:pStyle w:val="u1"/>
        <w:numPr>
          <w:ilvl w:val="0"/>
          <w:numId w:val="0"/>
        </w:numPr>
        <w:spacing w:before="0"/>
        <w:ind w:left="567"/>
        <w:sectPr w:rsidR="00447E50" w:rsidSect="00A325C4">
          <w:headerReference w:type="default" r:id="rId17"/>
          <w:pgSz w:w="11900" w:h="16840" w:code="9"/>
          <w:pgMar w:top="1138" w:right="1138" w:bottom="1138" w:left="1699" w:header="706" w:footer="706" w:gutter="0"/>
          <w:cols w:space="720"/>
          <w:noEndnote/>
          <w:docGrid w:linePitch="360"/>
        </w:sectPr>
      </w:pPr>
      <w:bookmarkStart w:id="5" w:name="_Toc82893579"/>
    </w:p>
    <w:p w14:paraId="4263B699" w14:textId="77777777" w:rsidR="00447E50" w:rsidRPr="00A44671" w:rsidRDefault="00447E50" w:rsidP="009827AE">
      <w:pPr>
        <w:pStyle w:val="Tychn"/>
      </w:pPr>
      <w:bookmarkStart w:id="6" w:name="_Toc82894146"/>
      <w:bookmarkStart w:id="7" w:name="_Toc90274782"/>
      <w:bookmarkEnd w:id="5"/>
      <w:r>
        <w:t xml:space="preserve">NHIỆM VỤ </w:t>
      </w:r>
      <w:r>
        <w:rPr>
          <w:lang w:val="en-US"/>
        </w:rPr>
        <w:t>TRONG</w:t>
      </w:r>
      <w:r w:rsidRPr="00A44671">
        <w:t xml:space="preserve"> NHÓM</w:t>
      </w:r>
      <w:bookmarkEnd w:id="6"/>
      <w:bookmarkEnd w:id="7"/>
    </w:p>
    <w:p w14:paraId="3B9C4933" w14:textId="400E9990" w:rsidR="00447E50" w:rsidRPr="004B251C" w:rsidRDefault="00447E50" w:rsidP="00447E50">
      <w:pPr>
        <w:pStyle w:val="oancuaDanhsach"/>
        <w:numPr>
          <w:ilvl w:val="0"/>
          <w:numId w:val="36"/>
        </w:numPr>
        <w:rPr>
          <w:szCs w:val="28"/>
        </w:rPr>
      </w:pPr>
      <w:bookmarkStart w:id="8" w:name="_Toc522671296"/>
      <w:r>
        <w:rPr>
          <w:szCs w:val="28"/>
          <w:lang w:val="vi-VN"/>
        </w:rPr>
        <w:t>Chọn các quân cờ và ô cờ, Luật cho các quân cờ và game</w:t>
      </w:r>
      <w:r w:rsidR="00712EFC">
        <w:rPr>
          <w:szCs w:val="28"/>
        </w:rPr>
        <w:t>.</w:t>
      </w:r>
    </w:p>
    <w:p w14:paraId="75B0EF82" w14:textId="77777777" w:rsidR="00447E50" w:rsidRPr="004B251C" w:rsidRDefault="00447E50" w:rsidP="00A325C4">
      <w:pPr>
        <w:rPr>
          <w:szCs w:val="28"/>
        </w:rPr>
      </w:pPr>
    </w:p>
    <w:p w14:paraId="1FE14118" w14:textId="77777777" w:rsidR="00447E50" w:rsidRPr="004B251C" w:rsidRDefault="00447E50" w:rsidP="00A325C4">
      <w:pPr>
        <w:rPr>
          <w:szCs w:val="28"/>
        </w:rPr>
      </w:pPr>
    </w:p>
    <w:p w14:paraId="1F8AFABB" w14:textId="77777777" w:rsidR="00447E50" w:rsidRPr="004B251C" w:rsidRDefault="00447E50" w:rsidP="00A325C4">
      <w:pPr>
        <w:rPr>
          <w:szCs w:val="28"/>
        </w:rPr>
      </w:pPr>
    </w:p>
    <w:p w14:paraId="31C19693" w14:textId="77777777" w:rsidR="00447E50" w:rsidRPr="004B251C" w:rsidRDefault="00447E50" w:rsidP="00A325C4">
      <w:pPr>
        <w:rPr>
          <w:szCs w:val="28"/>
        </w:rPr>
      </w:pPr>
    </w:p>
    <w:p w14:paraId="6ABA598B" w14:textId="77777777" w:rsidR="00447E50" w:rsidRPr="004B251C" w:rsidRDefault="00447E50" w:rsidP="00A325C4">
      <w:pPr>
        <w:rPr>
          <w:szCs w:val="28"/>
        </w:rPr>
      </w:pPr>
    </w:p>
    <w:p w14:paraId="0A0A2907" w14:textId="77777777" w:rsidR="00447E50" w:rsidRPr="004B251C" w:rsidRDefault="00447E50" w:rsidP="00A325C4">
      <w:pPr>
        <w:rPr>
          <w:szCs w:val="28"/>
        </w:rPr>
      </w:pPr>
    </w:p>
    <w:p w14:paraId="42D4AADD" w14:textId="77777777" w:rsidR="00447E50" w:rsidRPr="004B251C" w:rsidRDefault="00447E50" w:rsidP="00A325C4">
      <w:pPr>
        <w:rPr>
          <w:szCs w:val="28"/>
        </w:rPr>
      </w:pPr>
    </w:p>
    <w:p w14:paraId="73ABB866" w14:textId="77777777" w:rsidR="00447E50" w:rsidRPr="004B251C" w:rsidRDefault="00447E50" w:rsidP="00A325C4">
      <w:pPr>
        <w:rPr>
          <w:szCs w:val="28"/>
        </w:rPr>
      </w:pPr>
    </w:p>
    <w:p w14:paraId="1DCE1246" w14:textId="77777777" w:rsidR="00447E50" w:rsidRPr="004B251C" w:rsidRDefault="00447E50" w:rsidP="00A325C4">
      <w:pPr>
        <w:rPr>
          <w:szCs w:val="28"/>
        </w:rPr>
      </w:pPr>
    </w:p>
    <w:p w14:paraId="059FCC98" w14:textId="77777777" w:rsidR="00447E50" w:rsidRPr="004B251C" w:rsidRDefault="00447E50" w:rsidP="00A325C4">
      <w:pPr>
        <w:rPr>
          <w:szCs w:val="28"/>
        </w:rPr>
      </w:pPr>
    </w:p>
    <w:p w14:paraId="5E78896E" w14:textId="77777777" w:rsidR="00447E50" w:rsidRPr="004B251C" w:rsidRDefault="00447E50" w:rsidP="00A325C4">
      <w:pPr>
        <w:rPr>
          <w:szCs w:val="28"/>
        </w:rPr>
      </w:pPr>
    </w:p>
    <w:p w14:paraId="513D333A" w14:textId="77777777" w:rsidR="00447E50" w:rsidRPr="004B251C" w:rsidRDefault="00447E50" w:rsidP="00A325C4">
      <w:pPr>
        <w:rPr>
          <w:szCs w:val="28"/>
        </w:rPr>
      </w:pPr>
    </w:p>
    <w:p w14:paraId="33E311FC" w14:textId="77777777" w:rsidR="00447E50" w:rsidRPr="004B251C" w:rsidRDefault="00447E50" w:rsidP="00A325C4">
      <w:pPr>
        <w:rPr>
          <w:szCs w:val="28"/>
        </w:rPr>
      </w:pPr>
    </w:p>
    <w:p w14:paraId="2935C930" w14:textId="77777777" w:rsidR="00447E50" w:rsidRPr="004B251C" w:rsidRDefault="00447E50" w:rsidP="00A325C4">
      <w:pPr>
        <w:rPr>
          <w:szCs w:val="28"/>
        </w:rPr>
      </w:pPr>
    </w:p>
    <w:p w14:paraId="0F740BB6" w14:textId="77777777" w:rsidR="00447E50" w:rsidRPr="004B251C" w:rsidRDefault="00447E50" w:rsidP="00A325C4">
      <w:pPr>
        <w:rPr>
          <w:szCs w:val="28"/>
        </w:rPr>
      </w:pPr>
    </w:p>
    <w:p w14:paraId="71F1ED5A" w14:textId="77777777" w:rsidR="00447E50" w:rsidRPr="004B251C" w:rsidRDefault="00447E50" w:rsidP="00A325C4">
      <w:pPr>
        <w:rPr>
          <w:szCs w:val="28"/>
        </w:rPr>
      </w:pPr>
    </w:p>
    <w:p w14:paraId="692B844A" w14:textId="77777777" w:rsidR="00447E50" w:rsidRPr="004B251C" w:rsidRDefault="00447E50" w:rsidP="00A325C4">
      <w:pPr>
        <w:rPr>
          <w:szCs w:val="28"/>
        </w:rPr>
      </w:pPr>
    </w:p>
    <w:p w14:paraId="457EE89E" w14:textId="77777777" w:rsidR="00447E50" w:rsidRPr="004B251C" w:rsidRDefault="00447E50" w:rsidP="00A325C4">
      <w:pPr>
        <w:rPr>
          <w:szCs w:val="28"/>
        </w:rPr>
      </w:pPr>
    </w:p>
    <w:p w14:paraId="30AED828" w14:textId="77777777" w:rsidR="00447E50" w:rsidRPr="004B251C" w:rsidRDefault="00447E50" w:rsidP="00A325C4">
      <w:pPr>
        <w:rPr>
          <w:szCs w:val="28"/>
        </w:rPr>
      </w:pPr>
    </w:p>
    <w:p w14:paraId="53D54C53" w14:textId="471EE6AE" w:rsidR="00447E50" w:rsidRPr="005F384D" w:rsidRDefault="00447E50" w:rsidP="005F384D">
      <w:pPr>
        <w:spacing w:after="160" w:line="259" w:lineRule="auto"/>
        <w:jc w:val="left"/>
        <w:rPr>
          <w:szCs w:val="28"/>
        </w:rPr>
      </w:pPr>
      <w:r>
        <w:rPr>
          <w:szCs w:val="28"/>
        </w:rPr>
        <w:br w:type="page"/>
      </w:r>
    </w:p>
    <w:p w14:paraId="38DDF162" w14:textId="77777777" w:rsidR="00447E50" w:rsidRPr="002F6254" w:rsidRDefault="00447E50" w:rsidP="009827AE">
      <w:pPr>
        <w:pStyle w:val="Tychn"/>
      </w:pPr>
      <w:bookmarkStart w:id="9" w:name="_Hlk82882786"/>
      <w:bookmarkStart w:id="10" w:name="_Toc82893583"/>
      <w:bookmarkStart w:id="11" w:name="_Toc82894149"/>
      <w:bookmarkStart w:id="12" w:name="_Toc82894270"/>
      <w:bookmarkStart w:id="13" w:name="_Toc90274783"/>
      <w:bookmarkStart w:id="14" w:name="_Hlk82882809"/>
      <w:r w:rsidRPr="00341350">
        <w:lastRenderedPageBreak/>
        <w:t xml:space="preserve">DANH MỤC </w:t>
      </w:r>
      <w:r>
        <w:t>CÁC HÌNH VẼ</w:t>
      </w:r>
      <w:bookmarkEnd w:id="9"/>
      <w:bookmarkEnd w:id="10"/>
      <w:bookmarkEnd w:id="11"/>
      <w:bookmarkEnd w:id="12"/>
      <w:bookmarkEnd w:id="13"/>
    </w:p>
    <w:bookmarkEnd w:id="14"/>
    <w:p w14:paraId="06EB1748" w14:textId="2631B4C1" w:rsidR="005F384D" w:rsidRDefault="00447E50">
      <w:pPr>
        <w:pStyle w:val="Banghinhminhhoa"/>
        <w:tabs>
          <w:tab w:val="right" w:leader="dot" w:pos="9053"/>
        </w:tabs>
        <w:rPr>
          <w:rFonts w:asciiTheme="minorHAnsi" w:eastAsiaTheme="minorEastAsia" w:hAnsiTheme="minorHAnsi" w:cstheme="minorBidi"/>
          <w:noProof/>
          <w:sz w:val="22"/>
          <w:szCs w:val="22"/>
          <w:lang w:val="vi-VN" w:eastAsia="vi-VN"/>
        </w:rPr>
      </w:pPr>
      <w:r>
        <w:rPr>
          <w:rFonts w:eastAsiaTheme="majorEastAsia"/>
          <w:szCs w:val="28"/>
        </w:rPr>
        <w:fldChar w:fldCharType="begin"/>
      </w:r>
      <w:r>
        <w:rPr>
          <w:rFonts w:eastAsiaTheme="majorEastAsia"/>
          <w:szCs w:val="28"/>
        </w:rPr>
        <w:instrText xml:space="preserve"> TOC \h \z \c "Hình" </w:instrText>
      </w:r>
      <w:r>
        <w:rPr>
          <w:rFonts w:eastAsiaTheme="majorEastAsia"/>
          <w:szCs w:val="28"/>
        </w:rPr>
        <w:fldChar w:fldCharType="separate"/>
      </w:r>
      <w:hyperlink w:anchor="_Toc90274643" w:history="1">
        <w:r w:rsidR="005F384D" w:rsidRPr="00273836">
          <w:rPr>
            <w:rStyle w:val="Siuktni"/>
            <w:rFonts w:eastAsiaTheme="majorEastAsia"/>
            <w:noProof/>
          </w:rPr>
          <w:t>Hình 1</w:t>
        </w:r>
        <w:r w:rsidR="005F384D" w:rsidRPr="00273836">
          <w:rPr>
            <w:rStyle w:val="Siuktni"/>
            <w:rFonts w:eastAsiaTheme="majorEastAsia"/>
            <w:noProof/>
          </w:rPr>
          <w:noBreakHyphen/>
          <w:t>1</w:t>
        </w:r>
        <w:r w:rsidR="005F384D" w:rsidRPr="00273836">
          <w:rPr>
            <w:rStyle w:val="Siuktni"/>
            <w:rFonts w:eastAsiaTheme="majorEastAsia"/>
            <w:noProof/>
            <w:lang w:val="vi-VN"/>
          </w:rPr>
          <w:t xml:space="preserve"> Code để định danh một đối tượng trong chương trình</w:t>
        </w:r>
        <w:r w:rsidR="005F384D">
          <w:rPr>
            <w:noProof/>
            <w:webHidden/>
          </w:rPr>
          <w:tab/>
        </w:r>
        <w:r w:rsidR="005F384D">
          <w:rPr>
            <w:noProof/>
            <w:webHidden/>
          </w:rPr>
          <w:fldChar w:fldCharType="begin"/>
        </w:r>
        <w:r w:rsidR="005F384D">
          <w:rPr>
            <w:noProof/>
            <w:webHidden/>
          </w:rPr>
          <w:instrText xml:space="preserve"> PAGEREF _Toc90274643 \h </w:instrText>
        </w:r>
        <w:r w:rsidR="005F384D">
          <w:rPr>
            <w:noProof/>
            <w:webHidden/>
          </w:rPr>
        </w:r>
        <w:r w:rsidR="005F384D">
          <w:rPr>
            <w:noProof/>
            <w:webHidden/>
          </w:rPr>
          <w:fldChar w:fldCharType="separate"/>
        </w:r>
        <w:r w:rsidR="003B6A36">
          <w:rPr>
            <w:noProof/>
            <w:webHidden/>
          </w:rPr>
          <w:t>1</w:t>
        </w:r>
        <w:r w:rsidR="005F384D">
          <w:rPr>
            <w:noProof/>
            <w:webHidden/>
          </w:rPr>
          <w:fldChar w:fldCharType="end"/>
        </w:r>
      </w:hyperlink>
    </w:p>
    <w:p w14:paraId="03E8E48D" w14:textId="23EE70B3"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4" w:history="1">
        <w:r w:rsidR="005F384D" w:rsidRPr="00273836">
          <w:rPr>
            <w:rStyle w:val="Siuktni"/>
            <w:rFonts w:eastAsiaTheme="majorEastAsia"/>
            <w:noProof/>
          </w:rPr>
          <w:t>Hình 1</w:t>
        </w:r>
        <w:r w:rsidR="005F384D" w:rsidRPr="00273836">
          <w:rPr>
            <w:rStyle w:val="Siuktni"/>
            <w:rFonts w:eastAsiaTheme="majorEastAsia"/>
            <w:noProof/>
          </w:rPr>
          <w:noBreakHyphen/>
          <w:t>2</w:t>
        </w:r>
        <w:r w:rsidR="005F384D" w:rsidRPr="00273836">
          <w:rPr>
            <w:rStyle w:val="Siuktni"/>
            <w:rFonts w:eastAsiaTheme="majorEastAsia"/>
            <w:noProof/>
            <w:lang w:val="vi-VN"/>
          </w:rPr>
          <w:t xml:space="preserve"> Code lấy giá trị stencil bufer tại pixel đã nhấn chuột</w:t>
        </w:r>
        <w:r w:rsidR="005F384D">
          <w:rPr>
            <w:noProof/>
            <w:webHidden/>
          </w:rPr>
          <w:tab/>
        </w:r>
        <w:r w:rsidR="005F384D">
          <w:rPr>
            <w:noProof/>
            <w:webHidden/>
          </w:rPr>
          <w:fldChar w:fldCharType="begin"/>
        </w:r>
        <w:r w:rsidR="005F384D">
          <w:rPr>
            <w:noProof/>
            <w:webHidden/>
          </w:rPr>
          <w:instrText xml:space="preserve"> PAGEREF _Toc90274644 \h </w:instrText>
        </w:r>
        <w:r w:rsidR="005F384D">
          <w:rPr>
            <w:noProof/>
            <w:webHidden/>
          </w:rPr>
        </w:r>
        <w:r w:rsidR="005F384D">
          <w:rPr>
            <w:noProof/>
            <w:webHidden/>
          </w:rPr>
          <w:fldChar w:fldCharType="separate"/>
        </w:r>
        <w:r w:rsidR="003B6A36">
          <w:rPr>
            <w:noProof/>
            <w:webHidden/>
          </w:rPr>
          <w:t>1</w:t>
        </w:r>
        <w:r w:rsidR="005F384D">
          <w:rPr>
            <w:noProof/>
            <w:webHidden/>
          </w:rPr>
          <w:fldChar w:fldCharType="end"/>
        </w:r>
      </w:hyperlink>
    </w:p>
    <w:p w14:paraId="18949BF7" w14:textId="275C6C7B"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5" w:history="1">
        <w:r w:rsidR="005F384D" w:rsidRPr="00273836">
          <w:rPr>
            <w:rStyle w:val="Siuktni"/>
            <w:rFonts w:eastAsiaTheme="majorEastAsia"/>
            <w:noProof/>
          </w:rPr>
          <w:t>Hình 2</w:t>
        </w:r>
        <w:r w:rsidR="005F384D" w:rsidRPr="00273836">
          <w:rPr>
            <w:rStyle w:val="Siuktni"/>
            <w:rFonts w:eastAsiaTheme="majorEastAsia"/>
            <w:noProof/>
          </w:rPr>
          <w:noBreakHyphen/>
          <w:t>1</w:t>
        </w:r>
        <w:r w:rsidR="005F384D" w:rsidRPr="00273836">
          <w:rPr>
            <w:rStyle w:val="Siuktni"/>
            <w:rFonts w:eastAsiaTheme="majorEastAsia"/>
            <w:noProof/>
            <w:lang w:val="vi-VN"/>
          </w:rPr>
          <w:t xml:space="preserve"> Tổ chức hướng đối tượng hỗ trợ luật cờ</w:t>
        </w:r>
        <w:r w:rsidR="005F384D">
          <w:rPr>
            <w:noProof/>
            <w:webHidden/>
          </w:rPr>
          <w:tab/>
        </w:r>
        <w:r w:rsidR="005F384D">
          <w:rPr>
            <w:noProof/>
            <w:webHidden/>
          </w:rPr>
          <w:fldChar w:fldCharType="begin"/>
        </w:r>
        <w:r w:rsidR="005F384D">
          <w:rPr>
            <w:noProof/>
            <w:webHidden/>
          </w:rPr>
          <w:instrText xml:space="preserve"> PAGEREF _Toc90274645 \h </w:instrText>
        </w:r>
        <w:r w:rsidR="005F384D">
          <w:rPr>
            <w:noProof/>
            <w:webHidden/>
          </w:rPr>
        </w:r>
        <w:r w:rsidR="005F384D">
          <w:rPr>
            <w:noProof/>
            <w:webHidden/>
          </w:rPr>
          <w:fldChar w:fldCharType="separate"/>
        </w:r>
        <w:r w:rsidR="003B6A36">
          <w:rPr>
            <w:noProof/>
            <w:webHidden/>
          </w:rPr>
          <w:t>3</w:t>
        </w:r>
        <w:r w:rsidR="005F384D">
          <w:rPr>
            <w:noProof/>
            <w:webHidden/>
          </w:rPr>
          <w:fldChar w:fldCharType="end"/>
        </w:r>
      </w:hyperlink>
    </w:p>
    <w:p w14:paraId="183002B0" w14:textId="518659D5"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6" w:history="1">
        <w:r w:rsidR="005F384D" w:rsidRPr="00273836">
          <w:rPr>
            <w:rStyle w:val="Siuktni"/>
            <w:rFonts w:eastAsiaTheme="majorEastAsia"/>
            <w:noProof/>
          </w:rPr>
          <w:t>Hình 3</w:t>
        </w:r>
        <w:r w:rsidR="005F384D" w:rsidRPr="00273836">
          <w:rPr>
            <w:rStyle w:val="Siuktni"/>
            <w:rFonts w:eastAsiaTheme="majorEastAsia"/>
            <w:noProof/>
          </w:rPr>
          <w:noBreakHyphen/>
          <w:t>1</w:t>
        </w:r>
        <w:r w:rsidR="005F384D" w:rsidRPr="00273836">
          <w:rPr>
            <w:rStyle w:val="Siuktni"/>
            <w:rFonts w:eastAsiaTheme="majorEastAsia"/>
            <w:noProof/>
            <w:lang w:val="vi-VN"/>
          </w:rPr>
          <w:t xml:space="preserve"> Skybox của Chess3D</w:t>
        </w:r>
        <w:r w:rsidR="005F384D">
          <w:rPr>
            <w:noProof/>
            <w:webHidden/>
          </w:rPr>
          <w:tab/>
        </w:r>
        <w:r w:rsidR="005F384D">
          <w:rPr>
            <w:noProof/>
            <w:webHidden/>
          </w:rPr>
          <w:fldChar w:fldCharType="begin"/>
        </w:r>
        <w:r w:rsidR="005F384D">
          <w:rPr>
            <w:noProof/>
            <w:webHidden/>
          </w:rPr>
          <w:instrText xml:space="preserve"> PAGEREF _Toc90274646 \h </w:instrText>
        </w:r>
        <w:r w:rsidR="005F384D">
          <w:rPr>
            <w:noProof/>
            <w:webHidden/>
          </w:rPr>
        </w:r>
        <w:r w:rsidR="005F384D">
          <w:rPr>
            <w:noProof/>
            <w:webHidden/>
          </w:rPr>
          <w:fldChar w:fldCharType="separate"/>
        </w:r>
        <w:r w:rsidR="003B6A36">
          <w:rPr>
            <w:noProof/>
            <w:webHidden/>
          </w:rPr>
          <w:t>4</w:t>
        </w:r>
        <w:r w:rsidR="005F384D">
          <w:rPr>
            <w:noProof/>
            <w:webHidden/>
          </w:rPr>
          <w:fldChar w:fldCharType="end"/>
        </w:r>
      </w:hyperlink>
    </w:p>
    <w:p w14:paraId="04E3D702" w14:textId="3BFDC307"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7" w:history="1">
        <w:r w:rsidR="005F384D" w:rsidRPr="00273836">
          <w:rPr>
            <w:rStyle w:val="Siuktni"/>
            <w:rFonts w:eastAsiaTheme="majorEastAsia"/>
            <w:noProof/>
          </w:rPr>
          <w:t>Hình 3</w:t>
        </w:r>
        <w:r w:rsidR="005F384D" w:rsidRPr="00273836">
          <w:rPr>
            <w:rStyle w:val="Siuktni"/>
            <w:rFonts w:eastAsiaTheme="majorEastAsia"/>
            <w:noProof/>
          </w:rPr>
          <w:noBreakHyphen/>
          <w:t>2 Tạo</w:t>
        </w:r>
        <w:r w:rsidR="005F384D" w:rsidRPr="00273836">
          <w:rPr>
            <w:rStyle w:val="Siuktni"/>
            <w:rFonts w:eastAsiaTheme="majorEastAsia"/>
            <w:noProof/>
            <w:lang w:val="vi-VN"/>
          </w:rPr>
          <w:t xml:space="preserve"> một cubemap</w:t>
        </w:r>
        <w:r w:rsidR="005F384D">
          <w:rPr>
            <w:noProof/>
            <w:webHidden/>
          </w:rPr>
          <w:tab/>
        </w:r>
        <w:r w:rsidR="005F384D">
          <w:rPr>
            <w:noProof/>
            <w:webHidden/>
          </w:rPr>
          <w:fldChar w:fldCharType="begin"/>
        </w:r>
        <w:r w:rsidR="005F384D">
          <w:rPr>
            <w:noProof/>
            <w:webHidden/>
          </w:rPr>
          <w:instrText xml:space="preserve"> PAGEREF _Toc90274647 \h </w:instrText>
        </w:r>
        <w:r w:rsidR="005F384D">
          <w:rPr>
            <w:noProof/>
            <w:webHidden/>
          </w:rPr>
        </w:r>
        <w:r w:rsidR="005F384D">
          <w:rPr>
            <w:noProof/>
            <w:webHidden/>
          </w:rPr>
          <w:fldChar w:fldCharType="separate"/>
        </w:r>
        <w:r w:rsidR="003B6A36">
          <w:rPr>
            <w:noProof/>
            <w:webHidden/>
          </w:rPr>
          <w:t>4</w:t>
        </w:r>
        <w:r w:rsidR="005F384D">
          <w:rPr>
            <w:noProof/>
            <w:webHidden/>
          </w:rPr>
          <w:fldChar w:fldCharType="end"/>
        </w:r>
      </w:hyperlink>
    </w:p>
    <w:p w14:paraId="33BC1CA1" w14:textId="710818AF"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8" w:history="1">
        <w:r w:rsidR="005F384D" w:rsidRPr="00273836">
          <w:rPr>
            <w:rStyle w:val="Siuktni"/>
            <w:rFonts w:eastAsiaTheme="majorEastAsia"/>
            <w:noProof/>
          </w:rPr>
          <w:t>Hình 3</w:t>
        </w:r>
        <w:r w:rsidR="005F384D" w:rsidRPr="00273836">
          <w:rPr>
            <w:rStyle w:val="Siuktni"/>
            <w:rFonts w:eastAsiaTheme="majorEastAsia"/>
            <w:noProof/>
          </w:rPr>
          <w:noBreakHyphen/>
          <w:t>3</w:t>
        </w:r>
        <w:r w:rsidR="005F384D" w:rsidRPr="00273836">
          <w:rPr>
            <w:rStyle w:val="Siuktni"/>
            <w:rFonts w:eastAsiaTheme="majorEastAsia"/>
            <w:noProof/>
            <w:lang w:val="vi-VN"/>
          </w:rPr>
          <w:t xml:space="preserve"> Code đọc các texture từ file</w:t>
        </w:r>
        <w:r w:rsidR="005F384D">
          <w:rPr>
            <w:noProof/>
            <w:webHidden/>
          </w:rPr>
          <w:tab/>
        </w:r>
        <w:r w:rsidR="005F384D">
          <w:rPr>
            <w:noProof/>
            <w:webHidden/>
          </w:rPr>
          <w:fldChar w:fldCharType="begin"/>
        </w:r>
        <w:r w:rsidR="005F384D">
          <w:rPr>
            <w:noProof/>
            <w:webHidden/>
          </w:rPr>
          <w:instrText xml:space="preserve"> PAGEREF _Toc90274648 \h </w:instrText>
        </w:r>
        <w:r w:rsidR="005F384D">
          <w:rPr>
            <w:noProof/>
            <w:webHidden/>
          </w:rPr>
        </w:r>
        <w:r w:rsidR="005F384D">
          <w:rPr>
            <w:noProof/>
            <w:webHidden/>
          </w:rPr>
          <w:fldChar w:fldCharType="separate"/>
        </w:r>
        <w:r w:rsidR="003B6A36">
          <w:rPr>
            <w:noProof/>
            <w:webHidden/>
          </w:rPr>
          <w:t>5</w:t>
        </w:r>
        <w:r w:rsidR="005F384D">
          <w:rPr>
            <w:noProof/>
            <w:webHidden/>
          </w:rPr>
          <w:fldChar w:fldCharType="end"/>
        </w:r>
      </w:hyperlink>
    </w:p>
    <w:p w14:paraId="52A3091B" w14:textId="68611A2A"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49" w:history="1">
        <w:r w:rsidR="005F384D" w:rsidRPr="00273836">
          <w:rPr>
            <w:rStyle w:val="Siuktni"/>
            <w:rFonts w:eastAsiaTheme="majorEastAsia"/>
            <w:noProof/>
          </w:rPr>
          <w:t>Hình 3</w:t>
        </w:r>
        <w:r w:rsidR="005F384D" w:rsidRPr="00273836">
          <w:rPr>
            <w:rStyle w:val="Siuktni"/>
            <w:rFonts w:eastAsiaTheme="majorEastAsia"/>
            <w:noProof/>
          </w:rPr>
          <w:noBreakHyphen/>
          <w:t>4</w:t>
        </w:r>
        <w:r w:rsidR="005F384D" w:rsidRPr="00273836">
          <w:rPr>
            <w:rStyle w:val="Siuktni"/>
            <w:rFonts w:eastAsiaTheme="majorEastAsia"/>
            <w:noProof/>
            <w:lang w:val="vi-VN"/>
          </w:rPr>
          <w:t xml:space="preserve"> wrappin và filtering cho cubemap</w:t>
        </w:r>
        <w:r w:rsidR="005F384D">
          <w:rPr>
            <w:noProof/>
            <w:webHidden/>
          </w:rPr>
          <w:tab/>
        </w:r>
        <w:r w:rsidR="005F384D">
          <w:rPr>
            <w:noProof/>
            <w:webHidden/>
          </w:rPr>
          <w:fldChar w:fldCharType="begin"/>
        </w:r>
        <w:r w:rsidR="005F384D">
          <w:rPr>
            <w:noProof/>
            <w:webHidden/>
          </w:rPr>
          <w:instrText xml:space="preserve"> PAGEREF _Toc90274649 \h </w:instrText>
        </w:r>
        <w:r w:rsidR="005F384D">
          <w:rPr>
            <w:noProof/>
            <w:webHidden/>
          </w:rPr>
        </w:r>
        <w:r w:rsidR="005F384D">
          <w:rPr>
            <w:noProof/>
            <w:webHidden/>
          </w:rPr>
          <w:fldChar w:fldCharType="separate"/>
        </w:r>
        <w:r w:rsidR="003B6A36">
          <w:rPr>
            <w:noProof/>
            <w:webHidden/>
          </w:rPr>
          <w:t>5</w:t>
        </w:r>
        <w:r w:rsidR="005F384D">
          <w:rPr>
            <w:noProof/>
            <w:webHidden/>
          </w:rPr>
          <w:fldChar w:fldCharType="end"/>
        </w:r>
      </w:hyperlink>
    </w:p>
    <w:p w14:paraId="53A128A0" w14:textId="54D835E6" w:rsidR="005F384D" w:rsidRDefault="00DE1BA5">
      <w:pPr>
        <w:pStyle w:val="Banghinhminhhoa"/>
        <w:tabs>
          <w:tab w:val="right" w:leader="dot" w:pos="9053"/>
        </w:tabs>
        <w:rPr>
          <w:rFonts w:asciiTheme="minorHAnsi" w:eastAsiaTheme="minorEastAsia" w:hAnsiTheme="minorHAnsi" w:cstheme="minorBidi"/>
          <w:noProof/>
          <w:sz w:val="22"/>
          <w:szCs w:val="22"/>
          <w:lang w:val="vi-VN" w:eastAsia="vi-VN"/>
        </w:rPr>
      </w:pPr>
      <w:hyperlink w:anchor="_Toc90274650" w:history="1">
        <w:r w:rsidR="005F384D" w:rsidRPr="00273836">
          <w:rPr>
            <w:rStyle w:val="Siuktni"/>
            <w:rFonts w:eastAsiaTheme="majorEastAsia"/>
            <w:noProof/>
          </w:rPr>
          <w:t>Hình 3</w:t>
        </w:r>
        <w:r w:rsidR="005F384D" w:rsidRPr="00273836">
          <w:rPr>
            <w:rStyle w:val="Siuktni"/>
            <w:rFonts w:eastAsiaTheme="majorEastAsia"/>
            <w:noProof/>
          </w:rPr>
          <w:noBreakHyphen/>
          <w:t>5</w:t>
        </w:r>
        <w:r w:rsidR="005F384D" w:rsidRPr="00273836">
          <w:rPr>
            <w:rStyle w:val="Siuktni"/>
            <w:rFonts w:eastAsiaTheme="majorEastAsia"/>
            <w:noProof/>
            <w:lang w:val="vi-VN"/>
          </w:rPr>
          <w:t xml:space="preserve"> Kết xuất Skybox ra màn hình</w:t>
        </w:r>
        <w:r w:rsidR="005F384D">
          <w:rPr>
            <w:noProof/>
            <w:webHidden/>
          </w:rPr>
          <w:tab/>
        </w:r>
        <w:r w:rsidR="005F384D">
          <w:rPr>
            <w:noProof/>
            <w:webHidden/>
          </w:rPr>
          <w:fldChar w:fldCharType="begin"/>
        </w:r>
        <w:r w:rsidR="005F384D">
          <w:rPr>
            <w:noProof/>
            <w:webHidden/>
          </w:rPr>
          <w:instrText xml:space="preserve"> PAGEREF _Toc90274650 \h </w:instrText>
        </w:r>
        <w:r w:rsidR="005F384D">
          <w:rPr>
            <w:noProof/>
            <w:webHidden/>
          </w:rPr>
        </w:r>
        <w:r w:rsidR="005F384D">
          <w:rPr>
            <w:noProof/>
            <w:webHidden/>
          </w:rPr>
          <w:fldChar w:fldCharType="separate"/>
        </w:r>
        <w:r w:rsidR="003B6A36">
          <w:rPr>
            <w:noProof/>
            <w:webHidden/>
          </w:rPr>
          <w:t>5</w:t>
        </w:r>
        <w:r w:rsidR="005F384D">
          <w:rPr>
            <w:noProof/>
            <w:webHidden/>
          </w:rPr>
          <w:fldChar w:fldCharType="end"/>
        </w:r>
      </w:hyperlink>
    </w:p>
    <w:p w14:paraId="330F33E6" w14:textId="68A05777" w:rsidR="00447E50" w:rsidRPr="004B251C" w:rsidRDefault="00447E50" w:rsidP="00C202C4">
      <w:pPr>
        <w:pStyle w:val="Banghinhminhhoa"/>
        <w:tabs>
          <w:tab w:val="right" w:leader="dot" w:pos="9053"/>
        </w:tabs>
        <w:ind w:firstLine="0"/>
        <w:rPr>
          <w:szCs w:val="28"/>
        </w:rPr>
      </w:pPr>
      <w:r>
        <w:rPr>
          <w:rFonts w:eastAsiaTheme="majorEastAsia"/>
          <w:szCs w:val="28"/>
        </w:rPr>
        <w:fldChar w:fldCharType="end"/>
      </w:r>
    </w:p>
    <w:p w14:paraId="6946BA92" w14:textId="77777777" w:rsidR="00447E50" w:rsidRPr="004B251C" w:rsidRDefault="00447E50" w:rsidP="00A325C4">
      <w:pPr>
        <w:rPr>
          <w:szCs w:val="28"/>
        </w:rPr>
      </w:pPr>
    </w:p>
    <w:p w14:paraId="471964B1" w14:textId="28791A01" w:rsidR="00447E50" w:rsidRDefault="00447E50" w:rsidP="00712EFC">
      <w:pPr>
        <w:spacing w:after="160" w:line="259" w:lineRule="auto"/>
        <w:ind w:firstLine="0"/>
        <w:jc w:val="left"/>
        <w:rPr>
          <w:b/>
        </w:rPr>
        <w:sectPr w:rsidR="00447E50" w:rsidSect="003F775B">
          <w:type w:val="continuous"/>
          <w:pgSz w:w="11900" w:h="16840" w:code="9"/>
          <w:pgMar w:top="1138" w:right="1138" w:bottom="1138" w:left="1699" w:header="706" w:footer="706" w:gutter="0"/>
          <w:cols w:space="720"/>
          <w:noEndnote/>
          <w:docGrid w:linePitch="360"/>
        </w:sectPr>
      </w:pPr>
      <w:bookmarkStart w:id="15" w:name="_Toc523507871"/>
    </w:p>
    <w:p w14:paraId="58663585" w14:textId="7F489E76" w:rsidR="00856252" w:rsidRDefault="00712EFC" w:rsidP="00762D94">
      <w:pPr>
        <w:pStyle w:val="u1"/>
        <w:numPr>
          <w:ilvl w:val="0"/>
          <w:numId w:val="35"/>
        </w:numPr>
      </w:pPr>
      <w:bookmarkStart w:id="16" w:name="_Toc90274784"/>
      <w:bookmarkStart w:id="17" w:name="_Toc515839544"/>
      <w:bookmarkStart w:id="18" w:name="_Toc522133708"/>
      <w:bookmarkStart w:id="19" w:name="_Toc522671331"/>
      <w:bookmarkEnd w:id="4"/>
      <w:bookmarkEnd w:id="8"/>
      <w:bookmarkEnd w:id="15"/>
      <w:r>
        <w:lastRenderedPageBreak/>
        <w:t xml:space="preserve">OBJECT </w:t>
      </w:r>
      <w:r w:rsidR="0015257F">
        <w:t>PICKING</w:t>
      </w:r>
      <w:bookmarkEnd w:id="16"/>
    </w:p>
    <w:p w14:paraId="1FF404BD" w14:textId="3403E37B" w:rsidR="00DE439C" w:rsidRPr="00DE439C" w:rsidRDefault="00DE439C" w:rsidP="00DE439C">
      <w:pPr>
        <w:rPr>
          <w:lang w:val="vi-VN"/>
        </w:rPr>
      </w:pPr>
      <w:r>
        <w:rPr>
          <w:lang w:val="vi-VN"/>
        </w:rPr>
        <w:t>Trong dự án cờ vua 3D này, việc phát triển chức năng chọn được các đối tượng như cờ hay ô là điều bắt buộc. Có nhiều phương áp để sử dụng và sau khi tham khảo thì em chọn phương pháp sử dụng stencil buffer để định danh và chọn đối tượng</w:t>
      </w:r>
      <w:r w:rsidR="00AB795F">
        <w:rPr>
          <w:lang w:val="vi-VN"/>
        </w:rPr>
        <w:t xml:space="preserve"> vì lí do dễ cài đặt và có thể chọn đối tượng chính xác hơn các phương pháp khác.</w:t>
      </w:r>
    </w:p>
    <w:p w14:paraId="260557E8" w14:textId="23BAD62B" w:rsidR="00626CD3" w:rsidRDefault="00AB795F" w:rsidP="00E627E2">
      <w:pPr>
        <w:pStyle w:val="u2"/>
        <w:ind w:left="0" w:firstLine="0"/>
        <w:rPr>
          <w:lang w:val="vi-VN"/>
        </w:rPr>
      </w:pPr>
      <w:bookmarkStart w:id="20" w:name="_Toc90274785"/>
      <w:r>
        <w:t>Stencil</w:t>
      </w:r>
      <w:r>
        <w:rPr>
          <w:lang w:val="vi-VN"/>
        </w:rPr>
        <w:t xml:space="preserve"> buffer</w:t>
      </w:r>
      <w:bookmarkEnd w:id="20"/>
    </w:p>
    <w:p w14:paraId="042397B0" w14:textId="2E0BA905" w:rsidR="009F5768" w:rsidRPr="007520F2" w:rsidRDefault="00AB795F" w:rsidP="008F3D2C">
      <w:pPr>
        <w:rPr>
          <w:rFonts w:ascii="Consolas" w:hAnsi="Consolas"/>
          <w:color w:val="00FF9C"/>
          <w:sz w:val="21"/>
          <w:szCs w:val="21"/>
          <w:lang w:val="vi-VN" w:eastAsia="vi-VN"/>
        </w:rPr>
      </w:pPr>
      <w:r>
        <w:rPr>
          <w:lang w:val="vi-VN"/>
        </w:rPr>
        <w:t xml:space="preserve">Stencil buffer chứa 8bit cho mỗi giá trị stencil </w:t>
      </w:r>
      <w:r w:rsidR="00EC3B08">
        <w:rPr>
          <w:lang w:val="vi-VN"/>
        </w:rPr>
        <w:t xml:space="preserve">tương đương 256 giá trị giá trị stencil khác nhau cho mỗi điểm ảnh. Chúng ta có thể đặt giá trị này tùy ý vì thế có thể dùng id của đối tượng để đặt cho giá trị này. Do mỗi điểm ảnh chỉ có tối đa 256 giá trị vậy nên chúng ta có thể định danh tối ta cho 256 vật thể (0 – 255), đây cũng là nhược điểm của phương pháp này, nhưng vì cờ vua chỉ có 32 quân cờ và 64 ô nên có </w:t>
      </w:r>
      <w:r w:rsidR="0088531B">
        <w:rPr>
          <w:lang w:val="vi-VN"/>
        </w:rPr>
        <w:t>bỏ qua nhược điểm này.</w:t>
      </w:r>
      <w:bookmarkStart w:id="21" w:name="_Toc82809221"/>
      <w:bookmarkStart w:id="22" w:name="_Toc82809453"/>
      <w:bookmarkStart w:id="23" w:name="_Toc82851451"/>
      <w:bookmarkStart w:id="24" w:name="_Toc82893587"/>
      <w:bookmarkStart w:id="25" w:name="_Toc82894153"/>
      <w:bookmarkStart w:id="26" w:name="_Toc82894274"/>
    </w:p>
    <w:p w14:paraId="00827FB2" w14:textId="77777777" w:rsidR="008F3D2C" w:rsidRDefault="00B33A73" w:rsidP="008F3D2C">
      <w:pPr>
        <w:keepNext/>
        <w:jc w:val="center"/>
      </w:pPr>
      <w:r w:rsidRPr="00B33A73">
        <w:rPr>
          <w:rFonts w:eastAsiaTheme="majorEastAsia" w:cstheme="majorBidi"/>
          <w:b/>
          <w:noProof/>
          <w:szCs w:val="26"/>
        </w:rPr>
        <w:drawing>
          <wp:inline distT="0" distB="0" distL="0" distR="0" wp14:anchorId="52EE8F72" wp14:editId="3BB2FFCE">
            <wp:extent cx="3295650" cy="2252009"/>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719" cy="2260939"/>
                    </a:xfrm>
                    <a:prstGeom prst="rect">
                      <a:avLst/>
                    </a:prstGeom>
                  </pic:spPr>
                </pic:pic>
              </a:graphicData>
            </a:graphic>
          </wp:inline>
        </w:drawing>
      </w:r>
    </w:p>
    <w:p w14:paraId="4380981D" w14:textId="7B35B470" w:rsidR="007520F2" w:rsidRPr="008F3D2C" w:rsidRDefault="008F3D2C" w:rsidP="008F3D2C">
      <w:pPr>
        <w:pStyle w:val="Chuthich"/>
        <w:jc w:val="center"/>
        <w:rPr>
          <w:rFonts w:eastAsiaTheme="majorEastAsia" w:cstheme="majorBidi"/>
          <w:b/>
          <w:szCs w:val="26"/>
          <w:lang w:val="vi-VN"/>
        </w:rPr>
      </w:pPr>
      <w:bookmarkStart w:id="27" w:name="_Toc90274643"/>
      <w:r>
        <w:t xml:space="preserve">Hình </w:t>
      </w:r>
      <w:fldSimple w:instr=" STYLEREF 1 \s ">
        <w:r w:rsidR="003B6A36">
          <w:rPr>
            <w:noProof/>
          </w:rPr>
          <w:t>1</w:t>
        </w:r>
      </w:fldSimple>
      <w:r w:rsidR="005D2F54">
        <w:noBreakHyphen/>
      </w:r>
      <w:fldSimple w:instr=" SEQ Hình \* ARABIC \s 1 ">
        <w:r w:rsidR="003B6A36">
          <w:rPr>
            <w:noProof/>
          </w:rPr>
          <w:t>1</w:t>
        </w:r>
      </w:fldSimple>
      <w:r>
        <w:rPr>
          <w:lang w:val="vi-VN"/>
        </w:rPr>
        <w:t xml:space="preserve"> </w:t>
      </w:r>
      <w:r w:rsidRPr="008F3D2C">
        <w:rPr>
          <w:lang w:val="vi-VN"/>
        </w:rPr>
        <w:t>Code để định danh một đối tượng trong chương trình</w:t>
      </w:r>
      <w:bookmarkEnd w:id="27"/>
    </w:p>
    <w:p w14:paraId="14F740D6" w14:textId="0061D8CC" w:rsidR="0088531B" w:rsidRDefault="0088531B" w:rsidP="0088531B">
      <w:pPr>
        <w:pStyle w:val="u2"/>
        <w:ind w:left="0" w:firstLine="0"/>
        <w:rPr>
          <w:lang w:val="vi-VN"/>
        </w:rPr>
      </w:pPr>
      <w:bookmarkStart w:id="28" w:name="_Toc90274786"/>
      <w:r>
        <w:t>Object</w:t>
      </w:r>
      <w:r>
        <w:rPr>
          <w:lang w:val="vi-VN"/>
        </w:rPr>
        <w:t xml:space="preserve"> picking </w:t>
      </w:r>
      <w:r w:rsidR="007520F2">
        <w:rPr>
          <w:lang w:val="vi-VN"/>
        </w:rPr>
        <w:t>sử dụng Stencil buffer</w:t>
      </w:r>
      <w:bookmarkEnd w:id="28"/>
    </w:p>
    <w:p w14:paraId="7B5216E0" w14:textId="2B4D8AD5" w:rsidR="00B33A73" w:rsidRDefault="00B33A73" w:rsidP="00B33A73">
      <w:pPr>
        <w:rPr>
          <w:rFonts w:eastAsiaTheme="majorEastAsia"/>
          <w:lang w:val="vi-VN"/>
        </w:rPr>
      </w:pPr>
      <w:r>
        <w:rPr>
          <w:rFonts w:eastAsiaTheme="majorEastAsia"/>
        </w:rPr>
        <w:t>Sau khi đã</w:t>
      </w:r>
      <w:r>
        <w:rPr>
          <w:rFonts w:eastAsiaTheme="majorEastAsia"/>
          <w:lang w:val="vi-VN"/>
        </w:rPr>
        <w:t xml:space="preserve"> định danh một vật thể chúng ta dùng hàm </w:t>
      </w:r>
      <w:r w:rsidRPr="00B33A73">
        <w:rPr>
          <w:rFonts w:eastAsiaTheme="majorEastAsia"/>
          <w:b/>
          <w:bCs/>
          <w:lang w:val="vi-VN"/>
        </w:rPr>
        <w:t>glReadPixels</w:t>
      </w:r>
      <w:r>
        <w:rPr>
          <w:rFonts w:eastAsiaTheme="majorEastAsia"/>
          <w:b/>
          <w:bCs/>
          <w:lang w:val="vi-VN"/>
        </w:rPr>
        <w:t xml:space="preserve"> </w:t>
      </w:r>
      <w:r>
        <w:rPr>
          <w:rFonts w:eastAsiaTheme="majorEastAsia"/>
          <w:lang w:val="vi-VN"/>
        </w:rPr>
        <w:t>để lấy giá trị của stencil buffter tại pixel đó</w:t>
      </w:r>
    </w:p>
    <w:p w14:paraId="78D4EE5A" w14:textId="77777777" w:rsidR="008F3D2C" w:rsidRDefault="00E71399" w:rsidP="008F3D2C">
      <w:pPr>
        <w:keepNext/>
        <w:jc w:val="center"/>
      </w:pPr>
      <w:r w:rsidRPr="00E71399">
        <w:rPr>
          <w:rFonts w:eastAsiaTheme="majorEastAsia"/>
          <w:noProof/>
          <w:lang w:val="vi-VN"/>
        </w:rPr>
        <w:drawing>
          <wp:inline distT="0" distB="0" distL="0" distR="0" wp14:anchorId="640DE805" wp14:editId="216DD65D">
            <wp:extent cx="4857750" cy="99749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1014" cy="1006377"/>
                    </a:xfrm>
                    <a:prstGeom prst="rect">
                      <a:avLst/>
                    </a:prstGeom>
                  </pic:spPr>
                </pic:pic>
              </a:graphicData>
            </a:graphic>
          </wp:inline>
        </w:drawing>
      </w:r>
    </w:p>
    <w:p w14:paraId="58D3E3EB" w14:textId="301BEB31" w:rsidR="00E71399" w:rsidRPr="008F3D2C" w:rsidRDefault="008F3D2C" w:rsidP="008F3D2C">
      <w:pPr>
        <w:pStyle w:val="Chuthich"/>
        <w:jc w:val="center"/>
        <w:rPr>
          <w:rFonts w:eastAsiaTheme="majorEastAsia"/>
          <w:lang w:val="vi-VN"/>
        </w:rPr>
      </w:pPr>
      <w:bookmarkStart w:id="29" w:name="_Toc90274644"/>
      <w:r>
        <w:t xml:space="preserve">Hình </w:t>
      </w:r>
      <w:fldSimple w:instr=" STYLEREF 1 \s ">
        <w:r w:rsidR="003B6A36">
          <w:rPr>
            <w:noProof/>
          </w:rPr>
          <w:t>1</w:t>
        </w:r>
      </w:fldSimple>
      <w:r w:rsidR="005D2F54">
        <w:noBreakHyphen/>
      </w:r>
      <w:fldSimple w:instr=" SEQ Hình \* ARABIC \s 1 ">
        <w:r w:rsidR="003B6A36">
          <w:rPr>
            <w:noProof/>
          </w:rPr>
          <w:t>2</w:t>
        </w:r>
      </w:fldSimple>
      <w:r>
        <w:rPr>
          <w:lang w:val="vi-VN"/>
        </w:rPr>
        <w:t xml:space="preserve"> Code lấy giá trị stencil bufer tại pixel đã nhấn chuột</w:t>
      </w:r>
      <w:bookmarkEnd w:id="29"/>
    </w:p>
    <w:p w14:paraId="6C19096E" w14:textId="5726232E" w:rsidR="00E71399" w:rsidRPr="00E71399" w:rsidRDefault="00E71399" w:rsidP="00E71399">
      <w:pPr>
        <w:rPr>
          <w:rFonts w:eastAsiaTheme="majorEastAsia"/>
          <w:lang w:val="vi-VN"/>
        </w:rPr>
      </w:pPr>
      <w:r>
        <w:rPr>
          <w:rFonts w:eastAsiaTheme="majorEastAsia"/>
        </w:rPr>
        <w:t>x, y l</w:t>
      </w:r>
      <w:r>
        <w:rPr>
          <w:rFonts w:eastAsiaTheme="majorEastAsia"/>
          <w:lang w:val="vi-VN"/>
        </w:rPr>
        <w:t>à tọa độ nhận được khi chuột nên chúng ta phải đổi sang hệ tọa độ của OpenGL, giá trị nhận được biến res sẽ là giá trị của stencil buffer tại pixel đó cũng như là id của đối tượng.</w:t>
      </w:r>
      <w:bookmarkStart w:id="30" w:name="_Toc82809222"/>
      <w:bookmarkStart w:id="31" w:name="_Toc82809454"/>
      <w:bookmarkStart w:id="32" w:name="_Toc82851452"/>
      <w:bookmarkStart w:id="33" w:name="_Toc82893588"/>
      <w:bookmarkStart w:id="34" w:name="_Toc82894275"/>
      <w:bookmarkEnd w:id="21"/>
      <w:bookmarkEnd w:id="22"/>
      <w:bookmarkEnd w:id="23"/>
      <w:bookmarkEnd w:id="24"/>
      <w:bookmarkEnd w:id="25"/>
      <w:bookmarkEnd w:id="26"/>
    </w:p>
    <w:p w14:paraId="178BAA03" w14:textId="5FB3FD6A" w:rsidR="00E71399" w:rsidRDefault="00E71399" w:rsidP="00E71399">
      <w:pPr>
        <w:pStyle w:val="u2"/>
        <w:ind w:left="0" w:firstLine="0"/>
        <w:rPr>
          <w:lang w:val="vi-VN"/>
        </w:rPr>
      </w:pPr>
      <w:bookmarkStart w:id="35" w:name="_Toc90274787"/>
      <w:r>
        <w:t>Highlight</w:t>
      </w:r>
      <w:r>
        <w:rPr>
          <w:lang w:val="vi-VN"/>
        </w:rPr>
        <w:t xml:space="preserve"> đối tượng bằng stencil </w:t>
      </w:r>
      <w:r w:rsidR="00150D65">
        <w:rPr>
          <w:lang w:val="vi-VN"/>
        </w:rPr>
        <w:t>test</w:t>
      </w:r>
      <w:bookmarkEnd w:id="35"/>
    </w:p>
    <w:p w14:paraId="73B44532" w14:textId="6ADA6F4F" w:rsidR="00150D65" w:rsidRDefault="00150D65" w:rsidP="00150D65">
      <w:pPr>
        <w:rPr>
          <w:lang w:val="vi-VN"/>
        </w:rPr>
      </w:pPr>
      <w:r>
        <w:rPr>
          <w:lang w:val="vi-VN"/>
        </w:rPr>
        <w:t>Để highlight được đối tượng, em đã làm các bước:</w:t>
      </w:r>
    </w:p>
    <w:p w14:paraId="58ED1E5D" w14:textId="185AB5B9" w:rsidR="00150D65" w:rsidRDefault="00150D65" w:rsidP="00150D65">
      <w:pPr>
        <w:pStyle w:val="oancuaDanhsach"/>
        <w:numPr>
          <w:ilvl w:val="0"/>
          <w:numId w:val="40"/>
        </w:numPr>
        <w:rPr>
          <w:lang w:val="vi-VN"/>
        </w:rPr>
      </w:pPr>
      <w:r>
        <w:rPr>
          <w:lang w:val="vi-VN"/>
        </w:rPr>
        <w:lastRenderedPageBreak/>
        <w:t xml:space="preserve">Đặt sctencil op thành </w:t>
      </w:r>
      <w:r w:rsidRPr="00150D65">
        <w:rPr>
          <w:lang w:val="vi-VN"/>
        </w:rPr>
        <w:t>GL_ALWAYS</w:t>
      </w:r>
      <w:r>
        <w:rPr>
          <w:lang w:val="vi-VN"/>
        </w:rPr>
        <w:t xml:space="preserve"> trước khi vẽ một đối tượng, cập nhật stencil buffer với giá trị là id của đối tượng.</w:t>
      </w:r>
    </w:p>
    <w:p w14:paraId="6AFA292F" w14:textId="72A9CA8A" w:rsidR="00150D65" w:rsidRDefault="00150D65" w:rsidP="00150D65">
      <w:pPr>
        <w:pStyle w:val="oancuaDanhsach"/>
        <w:numPr>
          <w:ilvl w:val="0"/>
          <w:numId w:val="40"/>
        </w:numPr>
        <w:rPr>
          <w:lang w:val="vi-VN"/>
        </w:rPr>
      </w:pPr>
      <w:r>
        <w:rPr>
          <w:lang w:val="vi-VN"/>
        </w:rPr>
        <w:t>Render đối tượng.</w:t>
      </w:r>
    </w:p>
    <w:p w14:paraId="540E7CC8" w14:textId="3894AF7D" w:rsidR="00150D65" w:rsidRPr="00150D65" w:rsidRDefault="00150D65" w:rsidP="00150D65">
      <w:pPr>
        <w:pStyle w:val="oancuaDanhsach"/>
        <w:numPr>
          <w:ilvl w:val="0"/>
          <w:numId w:val="40"/>
        </w:numPr>
        <w:rPr>
          <w:lang w:val="vi-VN"/>
        </w:rPr>
      </w:pPr>
      <w:r>
        <w:rPr>
          <w:lang w:val="vi-VN"/>
        </w:rPr>
        <w:t>Tắt stencil writing và depth testing.</w:t>
      </w:r>
    </w:p>
    <w:p w14:paraId="71C25093" w14:textId="7CD6A447" w:rsidR="00E71399" w:rsidRDefault="00150D65" w:rsidP="00150D65">
      <w:pPr>
        <w:pStyle w:val="oancuaDanhsach"/>
        <w:numPr>
          <w:ilvl w:val="0"/>
          <w:numId w:val="40"/>
        </w:numPr>
        <w:rPr>
          <w:lang w:val="vi-VN"/>
        </w:rPr>
      </w:pPr>
      <w:r>
        <w:rPr>
          <w:lang w:val="vi-VN"/>
        </w:rPr>
        <w:t>Phóng to đối tượng lên một chút.</w:t>
      </w:r>
    </w:p>
    <w:p w14:paraId="51693273" w14:textId="0CD18D3D" w:rsidR="00150D65" w:rsidRDefault="00150D65" w:rsidP="00150D65">
      <w:pPr>
        <w:pStyle w:val="oancuaDanhsach"/>
        <w:numPr>
          <w:ilvl w:val="0"/>
          <w:numId w:val="40"/>
        </w:numPr>
        <w:rPr>
          <w:lang w:val="vi-VN"/>
        </w:rPr>
      </w:pPr>
      <w:r>
        <w:rPr>
          <w:lang w:val="vi-VN"/>
        </w:rPr>
        <w:t xml:space="preserve">Sử dụng một </w:t>
      </w:r>
      <w:r w:rsidR="00AA35BA" w:rsidRPr="00AA35BA">
        <w:rPr>
          <w:lang w:val="vi-VN"/>
        </w:rPr>
        <w:t>fragment shader</w:t>
      </w:r>
      <w:r w:rsidR="00AA35BA">
        <w:rPr>
          <w:lang w:val="vi-VN"/>
        </w:rPr>
        <w:t xml:space="preserve"> khác có ouput là màu đỏ.</w:t>
      </w:r>
    </w:p>
    <w:p w14:paraId="0AA2B17E" w14:textId="26A62DD3" w:rsidR="00AA35BA" w:rsidRDefault="00AA35BA" w:rsidP="00150D65">
      <w:pPr>
        <w:pStyle w:val="oancuaDanhsach"/>
        <w:numPr>
          <w:ilvl w:val="0"/>
          <w:numId w:val="40"/>
        </w:numPr>
        <w:rPr>
          <w:lang w:val="vi-VN"/>
        </w:rPr>
      </w:pPr>
      <w:r>
        <w:rPr>
          <w:lang w:val="vi-VN"/>
        </w:rPr>
        <w:t>Vẽ lại đối tượng nhưng chỉ trên nhưng pixel có giá trị stencil khác id đối tượng, lúc này ta sẽ nhận được viền.</w:t>
      </w:r>
    </w:p>
    <w:p w14:paraId="5038B3AB" w14:textId="5D592B5D" w:rsidR="00AD0AF0" w:rsidRDefault="00AA35BA" w:rsidP="00150D65">
      <w:pPr>
        <w:pStyle w:val="oancuaDanhsach"/>
        <w:numPr>
          <w:ilvl w:val="0"/>
          <w:numId w:val="40"/>
        </w:numPr>
        <w:rPr>
          <w:lang w:val="vi-VN"/>
        </w:rPr>
      </w:pPr>
      <w:r>
        <w:rPr>
          <w:lang w:val="vi-VN"/>
        </w:rPr>
        <w:t>Bật lại depth test.</w:t>
      </w:r>
    </w:p>
    <w:p w14:paraId="40E16DB8" w14:textId="77777777" w:rsidR="00AD0AF0" w:rsidRDefault="00AD0AF0">
      <w:pPr>
        <w:spacing w:after="160" w:line="259" w:lineRule="auto"/>
        <w:ind w:firstLine="0"/>
        <w:jc w:val="left"/>
        <w:rPr>
          <w:lang w:val="vi-VN"/>
        </w:rPr>
      </w:pPr>
      <w:r>
        <w:rPr>
          <w:lang w:val="vi-VN"/>
        </w:rPr>
        <w:br w:type="page"/>
      </w:r>
    </w:p>
    <w:p w14:paraId="233B0B01" w14:textId="1F1AC34B" w:rsidR="00AD0AF0" w:rsidRDefault="00AD0AF0" w:rsidP="00AD0AF0">
      <w:pPr>
        <w:pStyle w:val="u1"/>
      </w:pPr>
      <w:bookmarkStart w:id="36" w:name="_Toc90274788"/>
      <w:r>
        <w:lastRenderedPageBreak/>
        <w:t>RULE</w:t>
      </w:r>
      <w:bookmarkEnd w:id="36"/>
    </w:p>
    <w:p w14:paraId="77DC669A" w14:textId="54F6B0CC" w:rsidR="00AA35BA" w:rsidRDefault="00AD0AF0" w:rsidP="00AD0AF0">
      <w:pPr>
        <w:rPr>
          <w:lang w:val="vi-VN"/>
        </w:rPr>
      </w:pPr>
      <w:r>
        <w:rPr>
          <w:lang w:val="vi-VN"/>
        </w:rPr>
        <w:t xml:space="preserve">Phần này em thiết kế theo hướng đối tượng các quân cờ và tính toán các vị trí mà quân đó có thể đi. Class Player có các thuộc tính thông tin người chơi như các quân cờ đang có, class Game có thuộc tính trạng thái game như turn, các hàm hỗ trợ kiểm tra trường hợp chiếu (check), chiếu </w:t>
      </w:r>
      <w:r w:rsidR="00B23A7F">
        <w:rPr>
          <w:lang w:val="vi-VN"/>
        </w:rPr>
        <w:t xml:space="preserve">hết </w:t>
      </w:r>
      <w:r>
        <w:rPr>
          <w:lang w:val="vi-VN"/>
        </w:rPr>
        <w:t>(checkmate)</w:t>
      </w:r>
      <w:r w:rsidR="00B23A7F">
        <w:rPr>
          <w:lang w:val="vi-VN"/>
        </w:rPr>
        <w:t>, xử lí các logic việc chọn cờ như ngăn chặn người chơi 2 đi trong lượt người chơi 1, v.v…</w:t>
      </w:r>
    </w:p>
    <w:p w14:paraId="16E9713B" w14:textId="5D8C4074" w:rsidR="00B23A7F" w:rsidRDefault="00B23A7F" w:rsidP="00AD0AF0">
      <w:pPr>
        <w:rPr>
          <w:lang w:val="vi-VN"/>
        </w:rPr>
      </w:pPr>
      <w:r>
        <w:rPr>
          <w:lang w:val="vi-VN"/>
        </w:rPr>
        <w:t>Các file được thiết kế:</w:t>
      </w:r>
    </w:p>
    <w:p w14:paraId="7866D2CD" w14:textId="77777777" w:rsidR="008F3D2C" w:rsidRDefault="00B23A7F" w:rsidP="008F3D2C">
      <w:pPr>
        <w:keepNext/>
        <w:jc w:val="center"/>
      </w:pPr>
      <w:r>
        <w:rPr>
          <w:noProof/>
        </w:rPr>
        <w:drawing>
          <wp:inline distT="0" distB="0" distL="0" distR="0" wp14:anchorId="74B4EC79" wp14:editId="6DF6A4AB">
            <wp:extent cx="1485900" cy="19050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0319"/>
                    <a:stretch/>
                  </pic:blipFill>
                  <pic:spPr bwMode="auto">
                    <a:xfrm>
                      <a:off x="0" y="0"/>
                      <a:ext cx="1485900" cy="1905000"/>
                    </a:xfrm>
                    <a:prstGeom prst="rect">
                      <a:avLst/>
                    </a:prstGeom>
                    <a:ln>
                      <a:noFill/>
                    </a:ln>
                    <a:extLst>
                      <a:ext uri="{53640926-AAD7-44D8-BBD7-CCE9431645EC}">
                        <a14:shadowObscured xmlns:a14="http://schemas.microsoft.com/office/drawing/2010/main"/>
                      </a:ext>
                    </a:extLst>
                  </pic:spPr>
                </pic:pic>
              </a:graphicData>
            </a:graphic>
          </wp:inline>
        </w:drawing>
      </w:r>
    </w:p>
    <w:p w14:paraId="68917BFA" w14:textId="58865025" w:rsidR="008F3D2C" w:rsidRDefault="008F3D2C" w:rsidP="008F3D2C">
      <w:pPr>
        <w:pStyle w:val="Chuthich"/>
        <w:jc w:val="center"/>
        <w:rPr>
          <w:lang w:val="vi-VN"/>
        </w:rPr>
      </w:pPr>
      <w:bookmarkStart w:id="37" w:name="_Toc90274645"/>
      <w:r>
        <w:t xml:space="preserve">Hình </w:t>
      </w:r>
      <w:fldSimple w:instr=" STYLEREF 1 \s ">
        <w:r w:rsidR="003B6A36">
          <w:rPr>
            <w:noProof/>
          </w:rPr>
          <w:t>2</w:t>
        </w:r>
      </w:fldSimple>
      <w:r w:rsidR="005D2F54">
        <w:noBreakHyphen/>
      </w:r>
      <w:fldSimple w:instr=" SEQ Hình \* ARABIC \s 1 ">
        <w:r w:rsidR="003B6A36">
          <w:rPr>
            <w:noProof/>
          </w:rPr>
          <w:t>1</w:t>
        </w:r>
      </w:fldSimple>
      <w:r>
        <w:rPr>
          <w:lang w:val="vi-VN"/>
        </w:rPr>
        <w:t xml:space="preserve"> Tổ chức hướng đối tượng hỗ trợ luật cờ</w:t>
      </w:r>
      <w:bookmarkEnd w:id="37"/>
      <w:r>
        <w:rPr>
          <w:lang w:val="vi-VN"/>
        </w:rPr>
        <w:t xml:space="preserve"> </w:t>
      </w:r>
    </w:p>
    <w:p w14:paraId="6DA87941" w14:textId="46505023" w:rsidR="00B23A7F" w:rsidRPr="008F3D2C" w:rsidRDefault="008F3D2C" w:rsidP="008F3D2C">
      <w:pPr>
        <w:spacing w:after="160" w:line="259" w:lineRule="auto"/>
        <w:ind w:firstLine="0"/>
        <w:jc w:val="left"/>
        <w:rPr>
          <w:i/>
          <w:iCs/>
          <w:color w:val="44546A" w:themeColor="text2"/>
          <w:sz w:val="18"/>
          <w:szCs w:val="18"/>
          <w:lang w:val="vi-VN"/>
        </w:rPr>
      </w:pPr>
      <w:r>
        <w:rPr>
          <w:lang w:val="vi-VN"/>
        </w:rPr>
        <w:br w:type="page"/>
      </w:r>
    </w:p>
    <w:p w14:paraId="1B062C91" w14:textId="44E70ABF" w:rsidR="008F3D2C" w:rsidRDefault="008F3D2C" w:rsidP="008F3D2C">
      <w:pPr>
        <w:pStyle w:val="u1"/>
      </w:pPr>
      <w:bookmarkStart w:id="38" w:name="_Toc90274789"/>
      <w:r>
        <w:lastRenderedPageBreak/>
        <w:t>SKYBOX</w:t>
      </w:r>
      <w:bookmarkEnd w:id="38"/>
    </w:p>
    <w:p w14:paraId="2A69C8A9" w14:textId="77777777" w:rsidR="006B69B0" w:rsidRDefault="006B69B0" w:rsidP="006B69B0">
      <w:pPr>
        <w:keepNext/>
        <w:jc w:val="center"/>
      </w:pPr>
      <w:r>
        <w:rPr>
          <w:noProof/>
        </w:rPr>
        <w:drawing>
          <wp:inline distT="0" distB="0" distL="0" distR="0" wp14:anchorId="40D4179D" wp14:editId="2B1ECD9A">
            <wp:extent cx="5218475" cy="2933700"/>
            <wp:effectExtent l="0" t="0" r="1270" b="0"/>
            <wp:docPr id="34" name="Hình ảnh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8233" cy="2939186"/>
                    </a:xfrm>
                    <a:prstGeom prst="rect">
                      <a:avLst/>
                    </a:prstGeom>
                    <a:noFill/>
                    <a:ln>
                      <a:noFill/>
                    </a:ln>
                  </pic:spPr>
                </pic:pic>
              </a:graphicData>
            </a:graphic>
          </wp:inline>
        </w:drawing>
      </w:r>
    </w:p>
    <w:p w14:paraId="6E94227E" w14:textId="1EA2AD63" w:rsidR="006B69B0" w:rsidRDefault="006B69B0" w:rsidP="006B69B0">
      <w:pPr>
        <w:pStyle w:val="Chuthich"/>
        <w:jc w:val="center"/>
        <w:rPr>
          <w:lang w:val="vi-VN"/>
        </w:rPr>
      </w:pPr>
      <w:bookmarkStart w:id="39" w:name="_Toc90274646"/>
      <w:r>
        <w:t xml:space="preserve">Hình </w:t>
      </w:r>
      <w:fldSimple w:instr=" STYLEREF 1 \s ">
        <w:r w:rsidR="003B6A36">
          <w:rPr>
            <w:noProof/>
          </w:rPr>
          <w:t>3</w:t>
        </w:r>
      </w:fldSimple>
      <w:r w:rsidR="005D2F54">
        <w:noBreakHyphen/>
      </w:r>
      <w:fldSimple w:instr=" SEQ Hình \* ARABIC \s 1 ">
        <w:r w:rsidR="003B6A36">
          <w:rPr>
            <w:noProof/>
          </w:rPr>
          <w:t>1</w:t>
        </w:r>
      </w:fldSimple>
      <w:r>
        <w:rPr>
          <w:lang w:val="vi-VN"/>
        </w:rPr>
        <w:t xml:space="preserve"> Skybox của Chess3D</w:t>
      </w:r>
      <w:bookmarkEnd w:id="39"/>
    </w:p>
    <w:p w14:paraId="03C93995" w14:textId="773A35C4" w:rsidR="006B69B0" w:rsidRDefault="006B69B0" w:rsidP="006B69B0">
      <w:pPr>
        <w:rPr>
          <w:lang w:val="vi-VN"/>
        </w:rPr>
      </w:pPr>
      <w:r>
        <w:rPr>
          <w:lang w:val="vi-VN"/>
        </w:rPr>
        <w:t xml:space="preserve">Skybox nhóm em làm ở đây là bầu trời xung </w:t>
      </w:r>
      <w:r w:rsidR="008E488C">
        <w:rPr>
          <w:lang w:val="vi-VN"/>
        </w:rPr>
        <w:t>quanh. Để làm được điều này nhóm em sử dụng cubemap trong OpenGL.</w:t>
      </w:r>
    </w:p>
    <w:p w14:paraId="41268B2C" w14:textId="7634720C" w:rsidR="008E488C" w:rsidRDefault="008E488C" w:rsidP="008E488C">
      <w:pPr>
        <w:pStyle w:val="u2"/>
        <w:ind w:left="0" w:firstLine="0"/>
        <w:rPr>
          <w:lang w:val="vi-VN"/>
        </w:rPr>
      </w:pPr>
      <w:bookmarkStart w:id="40" w:name="_Toc90274790"/>
      <w:r>
        <w:t>Cubemap</w:t>
      </w:r>
      <w:bookmarkEnd w:id="40"/>
    </w:p>
    <w:p w14:paraId="373EC2C4" w14:textId="76A320E4" w:rsidR="008E488C" w:rsidRDefault="008E488C" w:rsidP="006B69B0">
      <w:r>
        <w:rPr>
          <w:lang w:val="vi-VN"/>
        </w:rPr>
        <w:t xml:space="preserve">Cubemap là một </w:t>
      </w:r>
      <w:r w:rsidRPr="008E488C">
        <w:rPr>
          <w:lang w:val="vi-VN"/>
        </w:rPr>
        <w:t xml:space="preserve">texture </w:t>
      </w:r>
      <w:r>
        <w:rPr>
          <w:lang w:val="vi-VN"/>
        </w:rPr>
        <w:t>chứa 6 texture riêng lẻ mà mỗi texture tạo thành một mặt mặt của hình khối.</w:t>
      </w:r>
    </w:p>
    <w:p w14:paraId="5FEB31B5" w14:textId="77777777" w:rsidR="008E34DF" w:rsidRDefault="008E34DF" w:rsidP="008E34DF">
      <w:pPr>
        <w:keepNext/>
        <w:jc w:val="center"/>
      </w:pPr>
      <w:r w:rsidRPr="008E34DF">
        <w:rPr>
          <w:noProof/>
        </w:rPr>
        <w:drawing>
          <wp:inline distT="0" distB="0" distL="0" distR="0" wp14:anchorId="51EE7679" wp14:editId="4CCD9855">
            <wp:extent cx="4248150" cy="1541671"/>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0246" cy="1546061"/>
                    </a:xfrm>
                    <a:prstGeom prst="rect">
                      <a:avLst/>
                    </a:prstGeom>
                  </pic:spPr>
                </pic:pic>
              </a:graphicData>
            </a:graphic>
          </wp:inline>
        </w:drawing>
      </w:r>
    </w:p>
    <w:p w14:paraId="6B31B440" w14:textId="21447C7C" w:rsidR="008E34DF" w:rsidRDefault="008E34DF" w:rsidP="008E34DF">
      <w:pPr>
        <w:pStyle w:val="Chuthich"/>
        <w:jc w:val="center"/>
        <w:rPr>
          <w:lang w:val="vi-VN"/>
        </w:rPr>
      </w:pPr>
      <w:bookmarkStart w:id="41" w:name="_Toc90274647"/>
      <w:r>
        <w:t xml:space="preserve">Hình </w:t>
      </w:r>
      <w:fldSimple w:instr=" STYLEREF 1 \s ">
        <w:r w:rsidR="003B6A36">
          <w:rPr>
            <w:noProof/>
          </w:rPr>
          <w:t>3</w:t>
        </w:r>
      </w:fldSimple>
      <w:r w:rsidR="005D2F54">
        <w:noBreakHyphen/>
      </w:r>
      <w:fldSimple w:instr=" SEQ Hình \* ARABIC \s 1 ">
        <w:r w:rsidR="003B6A36">
          <w:rPr>
            <w:noProof/>
          </w:rPr>
          <w:t>2</w:t>
        </w:r>
      </w:fldSimple>
      <w:r>
        <w:t xml:space="preserve"> Tạo</w:t>
      </w:r>
      <w:r>
        <w:rPr>
          <w:lang w:val="vi-VN"/>
        </w:rPr>
        <w:t xml:space="preserve"> một cubemap</w:t>
      </w:r>
      <w:bookmarkEnd w:id="41"/>
    </w:p>
    <w:p w14:paraId="69F6A6CC" w14:textId="466ADEEF" w:rsidR="007F646A" w:rsidRPr="007F646A" w:rsidRDefault="007F646A" w:rsidP="007F646A">
      <w:pPr>
        <w:pStyle w:val="u2"/>
        <w:ind w:left="0" w:firstLine="0"/>
        <w:rPr>
          <w:lang w:val="vi-VN"/>
        </w:rPr>
      </w:pPr>
      <w:bookmarkStart w:id="42" w:name="_Toc90274791"/>
      <w:r>
        <w:t>Tạo</w:t>
      </w:r>
      <w:r>
        <w:rPr>
          <w:lang w:val="vi-VN"/>
        </w:rPr>
        <w:t xml:space="preserve"> một Skybox từ c</w:t>
      </w:r>
      <w:r>
        <w:t>ubemap</w:t>
      </w:r>
      <w:bookmarkEnd w:id="42"/>
    </w:p>
    <w:p w14:paraId="2A80B607" w14:textId="5EF64C44" w:rsidR="00365430" w:rsidRDefault="00365430" w:rsidP="008F3D2C">
      <w:pPr>
        <w:rPr>
          <w:lang w:val="vi-VN"/>
        </w:rPr>
      </w:pPr>
      <w:r>
        <w:rPr>
          <w:lang w:val="vi-VN"/>
        </w:rPr>
        <w:t>Sau khi tạo xong một cubemap, em duyệt qua các</w:t>
      </w:r>
      <w:r w:rsidR="001D73ED">
        <w:rPr>
          <w:lang w:val="vi-VN"/>
        </w:rPr>
        <w:t xml:space="preserve"> 6</w:t>
      </w:r>
      <w:r>
        <w:rPr>
          <w:lang w:val="vi-VN"/>
        </w:rPr>
        <w:t xml:space="preserve"> file chứa texture</w:t>
      </w:r>
      <w:r w:rsidR="001D73ED">
        <w:rPr>
          <w:lang w:val="vi-VN"/>
        </w:rPr>
        <w:t xml:space="preserve"> là mặt trước, sau, trái, phải, trên, dưới</w:t>
      </w:r>
      <w:r>
        <w:rPr>
          <w:lang w:val="vi-VN"/>
        </w:rPr>
        <w:t xml:space="preserve"> và khởi tạo texture bằng lệnh glT</w:t>
      </w:r>
      <w:r w:rsidR="001D73ED">
        <w:rPr>
          <w:lang w:val="vi-VN"/>
        </w:rPr>
        <w:t>extImage2D.</w:t>
      </w:r>
    </w:p>
    <w:p w14:paraId="6B2974F5" w14:textId="77777777" w:rsidR="001D73ED" w:rsidRDefault="001D73ED" w:rsidP="001D73ED">
      <w:pPr>
        <w:keepNext/>
      </w:pPr>
      <w:r w:rsidRPr="001D73ED">
        <w:rPr>
          <w:noProof/>
          <w:lang w:val="vi-VN"/>
        </w:rPr>
        <w:lastRenderedPageBreak/>
        <w:drawing>
          <wp:inline distT="0" distB="0" distL="0" distR="0" wp14:anchorId="71E9DA12" wp14:editId="6C9DE508">
            <wp:extent cx="4972050" cy="1937141"/>
            <wp:effectExtent l="0" t="0" r="0" b="635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875" cy="1941748"/>
                    </a:xfrm>
                    <a:prstGeom prst="rect">
                      <a:avLst/>
                    </a:prstGeom>
                  </pic:spPr>
                </pic:pic>
              </a:graphicData>
            </a:graphic>
          </wp:inline>
        </w:drawing>
      </w:r>
    </w:p>
    <w:p w14:paraId="29D8BE72" w14:textId="67F09BED" w:rsidR="001D73ED" w:rsidRDefault="001D73ED" w:rsidP="001D73ED">
      <w:pPr>
        <w:pStyle w:val="Chuthich"/>
        <w:jc w:val="center"/>
        <w:rPr>
          <w:lang w:val="vi-VN"/>
        </w:rPr>
      </w:pPr>
      <w:bookmarkStart w:id="43" w:name="_Toc90274648"/>
      <w:r>
        <w:t xml:space="preserve">Hình </w:t>
      </w:r>
      <w:fldSimple w:instr=" STYLEREF 1 \s ">
        <w:r w:rsidR="003B6A36">
          <w:rPr>
            <w:noProof/>
          </w:rPr>
          <w:t>3</w:t>
        </w:r>
      </w:fldSimple>
      <w:r w:rsidR="005D2F54">
        <w:noBreakHyphen/>
      </w:r>
      <w:fldSimple w:instr=" SEQ Hình \* ARABIC \s 1 ">
        <w:r w:rsidR="003B6A36">
          <w:rPr>
            <w:noProof/>
          </w:rPr>
          <w:t>3</w:t>
        </w:r>
      </w:fldSimple>
      <w:r>
        <w:rPr>
          <w:lang w:val="vi-VN"/>
        </w:rPr>
        <w:t xml:space="preserve"> Code đọc các texture từ file</w:t>
      </w:r>
      <w:bookmarkEnd w:id="43"/>
    </w:p>
    <w:p w14:paraId="2C87E732" w14:textId="04CB21DC" w:rsidR="001D73ED" w:rsidRDefault="001D73ED" w:rsidP="001D73ED">
      <w:pPr>
        <w:ind w:left="720" w:firstLine="0"/>
        <w:rPr>
          <w:lang w:val="vi-VN"/>
        </w:rPr>
      </w:pPr>
      <w:r>
        <w:rPr>
          <w:lang w:val="vi-VN"/>
        </w:rPr>
        <w:t xml:space="preserve">Cuối cũng như các texture bình thường, em dùng hàm </w:t>
      </w:r>
      <w:r>
        <w:t>glTexParameter</w:t>
      </w:r>
      <w:r>
        <w:rPr>
          <w:lang w:val="vi-VN"/>
        </w:rPr>
        <w:t xml:space="preserve"> chỉ định </w:t>
      </w:r>
      <w:r w:rsidRPr="001D73ED">
        <w:rPr>
          <w:lang w:val="vi-VN"/>
        </w:rPr>
        <w:t>wrapping</w:t>
      </w:r>
      <w:r>
        <w:rPr>
          <w:lang w:val="vi-VN"/>
        </w:rPr>
        <w:t xml:space="preserve"> và filtering cho texture.</w:t>
      </w:r>
    </w:p>
    <w:p w14:paraId="43488667" w14:textId="77777777" w:rsidR="001D73ED" w:rsidRDefault="001D73ED" w:rsidP="001D73ED">
      <w:pPr>
        <w:keepNext/>
        <w:ind w:left="720" w:firstLine="0"/>
      </w:pPr>
      <w:r w:rsidRPr="001D73ED">
        <w:rPr>
          <w:noProof/>
          <w:lang w:val="vi-VN"/>
        </w:rPr>
        <w:drawing>
          <wp:inline distT="0" distB="0" distL="0" distR="0" wp14:anchorId="2515E57D" wp14:editId="0A27B112">
            <wp:extent cx="4838700" cy="1391867"/>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231" cy="1395472"/>
                    </a:xfrm>
                    <a:prstGeom prst="rect">
                      <a:avLst/>
                    </a:prstGeom>
                  </pic:spPr>
                </pic:pic>
              </a:graphicData>
            </a:graphic>
          </wp:inline>
        </w:drawing>
      </w:r>
    </w:p>
    <w:p w14:paraId="7FDEA579" w14:textId="63754943" w:rsidR="001D73ED" w:rsidRPr="005D2F54" w:rsidRDefault="001D73ED" w:rsidP="005D2F54">
      <w:pPr>
        <w:pStyle w:val="Chuthich"/>
        <w:jc w:val="center"/>
        <w:rPr>
          <w:lang w:val="vi-VN"/>
        </w:rPr>
      </w:pPr>
      <w:bookmarkStart w:id="44" w:name="_Toc90274649"/>
      <w:r>
        <w:t xml:space="preserve">Hình </w:t>
      </w:r>
      <w:fldSimple w:instr=" STYLEREF 1 \s ">
        <w:r w:rsidR="003B6A36">
          <w:rPr>
            <w:noProof/>
          </w:rPr>
          <w:t>3</w:t>
        </w:r>
      </w:fldSimple>
      <w:r w:rsidR="005D2F54">
        <w:noBreakHyphen/>
      </w:r>
      <w:fldSimple w:instr=" SEQ Hình \* ARABIC \s 1 ">
        <w:r w:rsidR="003B6A36">
          <w:rPr>
            <w:noProof/>
          </w:rPr>
          <w:t>4</w:t>
        </w:r>
      </w:fldSimple>
      <w:r w:rsidR="005D2F54">
        <w:rPr>
          <w:lang w:val="vi-VN"/>
        </w:rPr>
        <w:t xml:space="preserve"> wrappin và filtering cho cubemap</w:t>
      </w:r>
      <w:bookmarkEnd w:id="44"/>
    </w:p>
    <w:p w14:paraId="4C7CC624" w14:textId="0423DE01" w:rsidR="001D73ED" w:rsidRDefault="005D2F54" w:rsidP="008F3D2C">
      <w:pPr>
        <w:rPr>
          <w:lang w:val="vi-VN"/>
        </w:rPr>
      </w:pPr>
      <w:r>
        <w:rPr>
          <w:lang w:val="vi-VN"/>
        </w:rPr>
        <w:t>Sau khi có được cubemap skybox, em sẽ scale kích thước lớn để cubemap bao trùm toàn bộ bàn cờ rồi vẽ đối tượng ra như vậy là em đã giải quyết được skybox.</w:t>
      </w:r>
    </w:p>
    <w:p w14:paraId="36416C9A" w14:textId="77777777" w:rsidR="005D2F54" w:rsidRDefault="005D2F54" w:rsidP="005D2F54">
      <w:pPr>
        <w:keepNext/>
        <w:jc w:val="center"/>
      </w:pPr>
      <w:r w:rsidRPr="005D2F54">
        <w:rPr>
          <w:noProof/>
          <w:lang w:val="vi-VN"/>
        </w:rPr>
        <w:drawing>
          <wp:inline distT="0" distB="0" distL="0" distR="0" wp14:anchorId="56618011" wp14:editId="5CDCAF55">
            <wp:extent cx="4248150" cy="186978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964" cy="1875426"/>
                    </a:xfrm>
                    <a:prstGeom prst="rect">
                      <a:avLst/>
                    </a:prstGeom>
                  </pic:spPr>
                </pic:pic>
              </a:graphicData>
            </a:graphic>
          </wp:inline>
        </w:drawing>
      </w:r>
    </w:p>
    <w:p w14:paraId="6F087413" w14:textId="535CE341" w:rsidR="005D2F54" w:rsidRPr="005D2F54" w:rsidRDefault="005D2F54" w:rsidP="005D2F54">
      <w:pPr>
        <w:pStyle w:val="Chuthich"/>
        <w:jc w:val="center"/>
        <w:rPr>
          <w:lang w:val="vi-VN"/>
        </w:rPr>
      </w:pPr>
      <w:bookmarkStart w:id="45" w:name="_Toc90274650"/>
      <w:r>
        <w:t xml:space="preserve">Hình </w:t>
      </w:r>
      <w:fldSimple w:instr=" STYLEREF 1 \s ">
        <w:r w:rsidR="003B6A36">
          <w:rPr>
            <w:noProof/>
          </w:rPr>
          <w:t>3</w:t>
        </w:r>
      </w:fldSimple>
      <w:r>
        <w:noBreakHyphen/>
      </w:r>
      <w:fldSimple w:instr=" SEQ Hình \* ARABIC \s 1 ">
        <w:r w:rsidR="003B6A36">
          <w:rPr>
            <w:noProof/>
          </w:rPr>
          <w:t>5</w:t>
        </w:r>
      </w:fldSimple>
      <w:r>
        <w:rPr>
          <w:lang w:val="vi-VN"/>
        </w:rPr>
        <w:t xml:space="preserve"> Kết xuất Skybox ra màn hình</w:t>
      </w:r>
      <w:bookmarkEnd w:id="45"/>
    </w:p>
    <w:p w14:paraId="0D619CEF" w14:textId="3039105A" w:rsidR="001D6DB8" w:rsidRDefault="001D6DB8">
      <w:pPr>
        <w:spacing w:after="160" w:line="259" w:lineRule="auto"/>
        <w:ind w:firstLine="0"/>
        <w:jc w:val="left"/>
        <w:rPr>
          <w:b/>
          <w:bCs/>
          <w:szCs w:val="26"/>
        </w:rPr>
      </w:pPr>
      <w:bookmarkStart w:id="46" w:name="_Toc82809228"/>
      <w:bookmarkStart w:id="47" w:name="_Toc82809460"/>
      <w:bookmarkStart w:id="48" w:name="_Toc82851460"/>
      <w:bookmarkStart w:id="49" w:name="_Toc523507924"/>
      <w:bookmarkEnd w:id="30"/>
      <w:bookmarkEnd w:id="31"/>
      <w:bookmarkEnd w:id="32"/>
      <w:bookmarkEnd w:id="33"/>
      <w:bookmarkEnd w:id="34"/>
      <w:r>
        <w:rPr>
          <w:b/>
          <w:bCs/>
          <w:szCs w:val="26"/>
        </w:rPr>
        <w:br w:type="page"/>
      </w:r>
    </w:p>
    <w:p w14:paraId="264206E9" w14:textId="08E87A2D" w:rsidR="00BC2068" w:rsidRPr="00132CEE" w:rsidRDefault="00BC2068" w:rsidP="00383947">
      <w:pPr>
        <w:pStyle w:val="u1"/>
        <w:numPr>
          <w:ilvl w:val="0"/>
          <w:numId w:val="0"/>
        </w:numPr>
      </w:pPr>
      <w:bookmarkStart w:id="50" w:name="_Toc90274792"/>
      <w:r w:rsidRPr="00234AC9">
        <w:lastRenderedPageBreak/>
        <w:t>TÀI LIỆU THAM KHẢO</w:t>
      </w:r>
      <w:bookmarkEnd w:id="17"/>
      <w:bookmarkEnd w:id="18"/>
      <w:bookmarkEnd w:id="19"/>
      <w:bookmarkEnd w:id="46"/>
      <w:bookmarkEnd w:id="47"/>
      <w:bookmarkEnd w:id="48"/>
      <w:bookmarkEnd w:id="49"/>
      <w:bookmarkEnd w:id="50"/>
    </w:p>
    <w:bookmarkEnd w:id="2"/>
    <w:bookmarkEnd w:id="3"/>
    <w:p w14:paraId="45E6A71D" w14:textId="19F2652F" w:rsidR="00F53F7E" w:rsidRDefault="003722C8" w:rsidP="00CE771E">
      <w:pPr>
        <w:tabs>
          <w:tab w:val="right" w:pos="567"/>
          <w:tab w:val="left" w:pos="851"/>
        </w:tabs>
        <w:jc w:val="left"/>
        <w:rPr>
          <w:color w:val="000000" w:themeColor="text1"/>
          <w:szCs w:val="26"/>
        </w:rPr>
      </w:pPr>
      <w:r w:rsidRPr="00B25D30">
        <w:rPr>
          <w:color w:val="000000" w:themeColor="text1"/>
          <w:szCs w:val="26"/>
        </w:rPr>
        <w:t>[1]</w:t>
      </w:r>
      <w:r w:rsidRPr="00B25D30">
        <w:rPr>
          <w:color w:val="000000" w:themeColor="text1"/>
          <w:szCs w:val="26"/>
        </w:rPr>
        <w:tab/>
      </w:r>
      <w:r w:rsidR="00CE771E" w:rsidRPr="00CE771E">
        <w:rPr>
          <w:color w:val="000000" w:themeColor="text1"/>
          <w:szCs w:val="26"/>
        </w:rPr>
        <w:t xml:space="preserve">Joey de Vries(2014), Learn OpenGL, </w:t>
      </w:r>
      <w:hyperlink r:id="rId26" w:history="1">
        <w:r w:rsidR="00CE771E" w:rsidRPr="00CE771E">
          <w:rPr>
            <w:rStyle w:val="Siuktni"/>
            <w:szCs w:val="26"/>
          </w:rPr>
          <w:t>https://learnopengl.com</w:t>
        </w:r>
      </w:hyperlink>
      <w:r w:rsidR="00CE771E" w:rsidRPr="00CE771E">
        <w:rPr>
          <w:color w:val="000000" w:themeColor="text1"/>
          <w:szCs w:val="26"/>
        </w:rPr>
        <w:t>, truy cập ngày 20/11/2021.</w:t>
      </w:r>
    </w:p>
    <w:p w14:paraId="4470D7E8" w14:textId="625AADFE" w:rsidR="00CE771E" w:rsidRDefault="003722C8" w:rsidP="00CE771E">
      <w:pPr>
        <w:tabs>
          <w:tab w:val="right" w:pos="567"/>
          <w:tab w:val="left" w:pos="851"/>
        </w:tabs>
        <w:jc w:val="left"/>
        <w:rPr>
          <w:color w:val="000000" w:themeColor="text1"/>
          <w:szCs w:val="26"/>
          <w:lang w:val="vi-VN"/>
        </w:rPr>
      </w:pPr>
      <w:r w:rsidRPr="00B25D30">
        <w:rPr>
          <w:color w:val="000000" w:themeColor="text1"/>
          <w:szCs w:val="26"/>
        </w:rPr>
        <w:t>[2]</w:t>
      </w:r>
      <w:r w:rsidRPr="00B25D30">
        <w:rPr>
          <w:color w:val="000000" w:themeColor="text1"/>
          <w:szCs w:val="26"/>
        </w:rPr>
        <w:tab/>
      </w:r>
      <w:r w:rsidR="00CE771E" w:rsidRPr="00CE771E">
        <w:rPr>
          <w:color w:val="000000" w:themeColor="text1"/>
          <w:szCs w:val="26"/>
          <w:lang w:val="vi-VN"/>
        </w:rPr>
        <w:t xml:space="preserve">Movania, Muhammad Mobeen. </w:t>
      </w:r>
      <w:r w:rsidR="00CE771E" w:rsidRPr="00CE771E">
        <w:rPr>
          <w:i/>
          <w:iCs/>
          <w:color w:val="000000" w:themeColor="text1"/>
          <w:szCs w:val="26"/>
          <w:lang w:val="vi-VN"/>
        </w:rPr>
        <w:t>OpenGL development cookbook</w:t>
      </w:r>
      <w:r w:rsidR="00CE771E" w:rsidRPr="00CE771E">
        <w:rPr>
          <w:color w:val="000000" w:themeColor="text1"/>
          <w:szCs w:val="26"/>
          <w:lang w:val="vi-VN"/>
        </w:rPr>
        <w:t>. Packt Publishing Ltd, 2013.</w:t>
      </w:r>
    </w:p>
    <w:p w14:paraId="096C4EB7" w14:textId="3A874E62" w:rsidR="000B4EC4" w:rsidRPr="00B0251E" w:rsidRDefault="00CE771E" w:rsidP="00B0251E">
      <w:pPr>
        <w:tabs>
          <w:tab w:val="right" w:pos="567"/>
          <w:tab w:val="left" w:pos="851"/>
        </w:tabs>
        <w:jc w:val="left"/>
        <w:rPr>
          <w:color w:val="000000" w:themeColor="text1"/>
          <w:szCs w:val="26"/>
        </w:rPr>
      </w:pPr>
      <w:r>
        <w:rPr>
          <w:color w:val="000000" w:themeColor="text1"/>
          <w:szCs w:val="26"/>
        </w:rPr>
        <w:t>[3]</w:t>
      </w:r>
      <w:r>
        <w:rPr>
          <w:color w:val="000000" w:themeColor="text1"/>
          <w:szCs w:val="26"/>
        </w:rPr>
        <w:tab/>
      </w:r>
      <w:r w:rsidRPr="00CE771E">
        <w:rPr>
          <w:color w:val="000000" w:themeColor="text1"/>
          <w:szCs w:val="26"/>
        </w:rPr>
        <w:t>Victor Gordan (2021), OpenGL Course - Create 3D and 2D Graphics With C++</w:t>
      </w:r>
      <w:r>
        <w:rPr>
          <w:color w:val="000000" w:themeColor="text1"/>
          <w:szCs w:val="26"/>
        </w:rPr>
        <w:t xml:space="preserve">, </w:t>
      </w:r>
      <w:hyperlink r:id="rId27" w:history="1">
        <w:r w:rsidRPr="00CE771E">
          <w:rPr>
            <w:rStyle w:val="Siuktni"/>
            <w:szCs w:val="26"/>
          </w:rPr>
          <w:t>https://www.youtube.com/watch?v=45MIykWJ-C4</w:t>
        </w:r>
      </w:hyperlink>
      <w:r w:rsidRPr="00CE771E">
        <w:rPr>
          <w:color w:val="000000" w:themeColor="text1"/>
          <w:szCs w:val="26"/>
        </w:rPr>
        <w:t>, truy cập ngày</w:t>
      </w:r>
      <w:r>
        <w:rPr>
          <w:color w:val="000000" w:themeColor="text1"/>
          <w:szCs w:val="26"/>
        </w:rPr>
        <w:t xml:space="preserve"> </w:t>
      </w:r>
      <w:r w:rsidRPr="00CE771E">
        <w:rPr>
          <w:color w:val="000000" w:themeColor="text1"/>
          <w:szCs w:val="26"/>
        </w:rPr>
        <w:t>25/11/2021.</w:t>
      </w:r>
    </w:p>
    <w:sectPr w:rsidR="000B4EC4" w:rsidRPr="00B0251E" w:rsidSect="00FE0A99">
      <w:headerReference w:type="default" r:id="rId28"/>
      <w:pgSz w:w="11900" w:h="16840" w:code="9"/>
      <w:pgMar w:top="1138" w:right="1138" w:bottom="1138" w:left="1699" w:header="706" w:footer="706"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CE4B5" w14:textId="77777777" w:rsidR="00DE1BA5" w:rsidRDefault="00DE1BA5" w:rsidP="001811B3">
      <w:r>
        <w:separator/>
      </w:r>
    </w:p>
    <w:p w14:paraId="4D8ED6BC" w14:textId="77777777" w:rsidR="00DE1BA5" w:rsidRDefault="00DE1BA5"/>
  </w:endnote>
  <w:endnote w:type="continuationSeparator" w:id="0">
    <w:p w14:paraId="12B3A7E2" w14:textId="77777777" w:rsidR="00DE1BA5" w:rsidRDefault="00DE1BA5" w:rsidP="001811B3">
      <w:r>
        <w:continuationSeparator/>
      </w:r>
    </w:p>
    <w:p w14:paraId="113C3862" w14:textId="77777777" w:rsidR="00DE1BA5" w:rsidRDefault="00DE1BA5"/>
  </w:endnote>
  <w:endnote w:type="continuationNotice" w:id="1">
    <w:p w14:paraId="4DDE3733" w14:textId="77777777" w:rsidR="00DE1BA5" w:rsidRDefault="00DE1B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D9DA4" w14:textId="69F4FA3F" w:rsidR="00EE0406" w:rsidRDefault="00EE0406" w:rsidP="00E0541B">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67CA3" w14:textId="77777777" w:rsidR="00447E50" w:rsidRDefault="00447E50" w:rsidP="009C7729">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DD068" w14:textId="77777777" w:rsidR="00447E50" w:rsidRDefault="00447E50" w:rsidP="00E0541B">
    <w:pP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8AD2" w14:textId="77777777" w:rsidR="00447E50" w:rsidRDefault="00447E50" w:rsidP="009C7729">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F3F82" w14:textId="77777777" w:rsidR="00DE1BA5" w:rsidRDefault="00DE1BA5" w:rsidP="001811B3">
      <w:r>
        <w:separator/>
      </w:r>
    </w:p>
    <w:p w14:paraId="6DB41FF0" w14:textId="77777777" w:rsidR="00DE1BA5" w:rsidRDefault="00DE1BA5"/>
  </w:footnote>
  <w:footnote w:type="continuationSeparator" w:id="0">
    <w:p w14:paraId="7AD6EE6D" w14:textId="77777777" w:rsidR="00DE1BA5" w:rsidRDefault="00DE1BA5" w:rsidP="001811B3">
      <w:r>
        <w:continuationSeparator/>
      </w:r>
    </w:p>
    <w:p w14:paraId="2285BAA5" w14:textId="77777777" w:rsidR="00DE1BA5" w:rsidRDefault="00DE1BA5"/>
  </w:footnote>
  <w:footnote w:type="continuationNotice" w:id="1">
    <w:p w14:paraId="2253F09D" w14:textId="77777777" w:rsidR="00DE1BA5" w:rsidRDefault="00DE1B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53246" w14:textId="102FFC25" w:rsidR="00EE0406" w:rsidRDefault="00EE0406" w:rsidP="008C673B">
    <w:pPr>
      <w:pStyle w:val="utrang"/>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CC74B" w14:textId="77777777" w:rsidR="00447E50" w:rsidRDefault="00447E5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1003" w14:textId="77777777" w:rsidR="00447E50" w:rsidRDefault="00447E50">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092345"/>
      <w:docPartObj>
        <w:docPartGallery w:val="Page Numbers (Top of Page)"/>
        <w:docPartUnique/>
      </w:docPartObj>
    </w:sdtPr>
    <w:sdtEndPr/>
    <w:sdtContent>
      <w:p w14:paraId="2C99C380" w14:textId="77777777" w:rsidR="00FE0A99" w:rsidRDefault="00FE0A99">
        <w:pPr>
          <w:pStyle w:val="utrang"/>
          <w:jc w:val="center"/>
        </w:pPr>
        <w:r>
          <w:fldChar w:fldCharType="begin"/>
        </w:r>
        <w:r>
          <w:instrText>PAGE   \* MERGEFORMAT</w:instrText>
        </w:r>
        <w:r>
          <w:fldChar w:fldCharType="separate"/>
        </w:r>
        <w:r>
          <w:rPr>
            <w:lang w:val="vi-VN"/>
          </w:rPr>
          <w:t>2</w:t>
        </w:r>
        <w:r>
          <w:fldChar w:fldCharType="end"/>
        </w:r>
      </w:p>
    </w:sdtContent>
  </w:sdt>
  <w:p w14:paraId="21EDCA96" w14:textId="77777777" w:rsidR="00FE0A99" w:rsidDel="00D93F7F" w:rsidRDefault="00FE0A99">
    <w:pPr>
      <w:pStyle w:val="utrang"/>
      <w:rPr>
        <w:del w:id="51" w:author="{6384adf5-9990-4812-b731-c96b109f3812}" w:date="2021-09-18T18:24:00Z"/>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9EF"/>
    <w:multiLevelType w:val="hybridMultilevel"/>
    <w:tmpl w:val="E05A98B4"/>
    <w:lvl w:ilvl="0" w:tplc="B8007F38">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0A5047"/>
    <w:multiLevelType w:val="hybridMultilevel"/>
    <w:tmpl w:val="DDB4D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143680E"/>
    <w:multiLevelType w:val="hybridMultilevel"/>
    <w:tmpl w:val="1B4C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BB32D0"/>
    <w:multiLevelType w:val="multilevel"/>
    <w:tmpl w:val="E32EE218"/>
    <w:lvl w:ilvl="0">
      <w:start w:val="2"/>
      <w:numFmt w:val="decimal"/>
      <w:lvlText w:val="CHƯƠNG %1."/>
      <w:lvlJc w:val="left"/>
      <w:pPr>
        <w:ind w:left="0" w:firstLine="0"/>
      </w:pPr>
      <w:rPr>
        <w:rFonts w:hint="default"/>
        <w:b/>
        <w:bCs/>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pStyle w:val="Head1"/>
      <w:suff w:val="space"/>
      <w:lvlText w:val="%1.%2.%3"/>
      <w:lvlJc w:val="left"/>
      <w:pPr>
        <w:ind w:left="0" w:firstLine="0"/>
      </w:pPr>
      <w:rPr>
        <w:rFonts w:hint="default"/>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DC03C9"/>
    <w:multiLevelType w:val="multilevel"/>
    <w:tmpl w:val="500E87B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4827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4A0CA5"/>
    <w:multiLevelType w:val="hybridMultilevel"/>
    <w:tmpl w:val="B30C4A46"/>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BB22FF9"/>
    <w:multiLevelType w:val="hybridMultilevel"/>
    <w:tmpl w:val="569C097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4321F"/>
    <w:multiLevelType w:val="multilevel"/>
    <w:tmpl w:val="C9928290"/>
    <w:lvl w:ilvl="0">
      <w:start w:val="1"/>
      <w:numFmt w:val="decimal"/>
      <w:pStyle w:val="u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suff w:val="space"/>
      <w:lvlText w:val="%1.%2"/>
      <w:lvlJc w:val="left"/>
      <w:pPr>
        <w:ind w:left="1994" w:hanging="576"/>
      </w:pPr>
    </w:lvl>
    <w:lvl w:ilvl="2">
      <w:start w:val="1"/>
      <w:numFmt w:val="decimal"/>
      <w:pStyle w:val="u3"/>
      <w:suff w:val="space"/>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u6"/>
      <w:lvlText w:val="%1.%2.%3.%5"/>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0" w15:restartNumberingAfterBreak="0">
    <w:nsid w:val="228B5E66"/>
    <w:multiLevelType w:val="hybridMultilevel"/>
    <w:tmpl w:val="8B280F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98F1B81"/>
    <w:multiLevelType w:val="hybridMultilevel"/>
    <w:tmpl w:val="6688D5EA"/>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DD32C4F"/>
    <w:multiLevelType w:val="hybridMultilevel"/>
    <w:tmpl w:val="21646360"/>
    <w:lvl w:ilvl="0" w:tplc="7FE03EDE">
      <w:start w:val="2"/>
      <w:numFmt w:val="bullet"/>
      <w:lvlText w:val="-"/>
      <w:lvlJc w:val="left"/>
      <w:pPr>
        <w:ind w:left="1080" w:hanging="360"/>
      </w:pPr>
      <w:rPr>
        <w:rFonts w:ascii="Times New Roman" w:eastAsiaTheme="maj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364121B"/>
    <w:multiLevelType w:val="hybridMultilevel"/>
    <w:tmpl w:val="C62C2E4A"/>
    <w:lvl w:ilvl="0" w:tplc="3A3427F8">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4256EE"/>
    <w:multiLevelType w:val="multilevel"/>
    <w:tmpl w:val="8EF85A6A"/>
    <w:lvl w:ilvl="0">
      <w:start w:val="1"/>
      <w:numFmt w:val="decimal"/>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0" w:firstLine="0"/>
      </w:pPr>
      <w:rPr>
        <w:rFonts w:hint="default"/>
        <w:specVanish w: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6C7091C"/>
    <w:multiLevelType w:val="hybridMultilevel"/>
    <w:tmpl w:val="B1606484"/>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ED75B8B"/>
    <w:multiLevelType w:val="multilevel"/>
    <w:tmpl w:val="024C9070"/>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7117E0D"/>
    <w:multiLevelType w:val="hybridMultilevel"/>
    <w:tmpl w:val="3F0622BA"/>
    <w:lvl w:ilvl="0" w:tplc="042A0001">
      <w:start w:val="1"/>
      <w:numFmt w:val="bullet"/>
      <w:lvlText w:val=""/>
      <w:lvlJc w:val="left"/>
      <w:pPr>
        <w:ind w:left="1440" w:hanging="360"/>
      </w:pPr>
      <w:rPr>
        <w:rFonts w:ascii="Symbol" w:hAnsi="Symbol" w:cs="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7EE07C1"/>
    <w:multiLevelType w:val="multilevel"/>
    <w:tmpl w:val="967CA3A6"/>
    <w:lvl w:ilvl="0">
      <w:start w:val="1"/>
      <w:numFmt w:val="decimal"/>
      <w:lvlText w:val="CHƯƠNG %1."/>
      <w:lvlJc w:val="left"/>
      <w:pPr>
        <w:ind w:left="0" w:firstLine="0"/>
      </w:pPr>
      <w:rPr>
        <w:rFonts w:hint="default"/>
        <w:b/>
        <w:bCs/>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F3B27E4"/>
    <w:multiLevelType w:val="multilevel"/>
    <w:tmpl w:val="024C9070"/>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FA6916"/>
    <w:multiLevelType w:val="hybridMultilevel"/>
    <w:tmpl w:val="7938B6FE"/>
    <w:lvl w:ilvl="0" w:tplc="3A3427F8">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BC4DCF"/>
    <w:multiLevelType w:val="multilevel"/>
    <w:tmpl w:val="8EF85A6A"/>
    <w:lvl w:ilvl="0">
      <w:start w:val="1"/>
      <w:numFmt w:val="decimal"/>
      <w:lvlText w:val="CHƯƠNG %1."/>
      <w:lvlJc w:val="left"/>
      <w:pPr>
        <w:ind w:left="0" w:firstLine="0"/>
      </w:pPr>
      <w:rPr>
        <w:rFonts w:hint="default"/>
        <w:b/>
        <w:bCs/>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0" w:firstLine="0"/>
      </w:pPr>
      <w:rPr>
        <w:rFonts w:hint="default"/>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A091B98"/>
    <w:multiLevelType w:val="hybridMultilevel"/>
    <w:tmpl w:val="D5A6CB5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B903FC8"/>
    <w:multiLevelType w:val="hybridMultilevel"/>
    <w:tmpl w:val="4EDEEBEA"/>
    <w:lvl w:ilvl="0" w:tplc="04A6D4DE">
      <w:start w:val="1"/>
      <w:numFmt w:val="decimal"/>
      <w:lvlText w:val="PHẦN %1:"/>
      <w:lvlJc w:val="left"/>
      <w:pPr>
        <w:ind w:left="1440" w:hanging="360"/>
      </w:pPr>
      <w:rPr>
        <w:rFonts w:ascii="Times New Roman" w:hAnsi="Times New Roman" w:hint="default"/>
        <w:b/>
        <w:i w:val="0"/>
        <w:sz w:val="32"/>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u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u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01F34E4"/>
    <w:multiLevelType w:val="multilevel"/>
    <w:tmpl w:val="1716EC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3391713"/>
    <w:multiLevelType w:val="multilevel"/>
    <w:tmpl w:val="015EF500"/>
    <w:lvl w:ilvl="0">
      <w:start w:val="1"/>
      <w:numFmt w:val="decimal"/>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0" w:firstLine="0"/>
      </w:pPr>
      <w:rPr>
        <w:rFonts w:hint="default"/>
        <w:specVanish w: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63F240C"/>
    <w:multiLevelType w:val="multilevel"/>
    <w:tmpl w:val="55FE7218"/>
    <w:lvl w:ilvl="0">
      <w:start w:val="1"/>
      <w:numFmt w:val="decimal"/>
      <w:lvlText w:val="Chương %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13"/>
  </w:num>
  <w:num w:numId="3">
    <w:abstractNumId w:val="8"/>
  </w:num>
  <w:num w:numId="4">
    <w:abstractNumId w:val="2"/>
  </w:num>
  <w:num w:numId="5">
    <w:abstractNumId w:val="9"/>
  </w:num>
  <w:num w:numId="6">
    <w:abstractNumId w:val="3"/>
  </w:num>
  <w:num w:numId="7">
    <w:abstractNumId w:val="22"/>
  </w:num>
  <w:num w:numId="8">
    <w:abstractNumId w:val="28"/>
  </w:num>
  <w:num w:numId="9">
    <w:abstractNumId w:val="27"/>
  </w:num>
  <w:num w:numId="10">
    <w:abstractNumId w:val="1"/>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9"/>
  </w:num>
  <w:num w:numId="20">
    <w:abstractNumId w:val="20"/>
  </w:num>
  <w:num w:numId="21">
    <w:abstractNumId w:val="17"/>
  </w:num>
  <w:num w:numId="22">
    <w:abstractNumId w:val="4"/>
  </w:num>
  <w:num w:numId="23">
    <w:abstractNumId w:val="5"/>
  </w:num>
  <w:num w:numId="24">
    <w:abstractNumId w:val="11"/>
  </w:num>
  <w:num w:numId="25">
    <w:abstractNumId w:val="22"/>
  </w:num>
  <w:num w:numId="26">
    <w:abstractNumId w:val="18"/>
  </w:num>
  <w:num w:numId="27">
    <w:abstractNumId w:val="6"/>
  </w:num>
  <w:num w:numId="28">
    <w:abstractNumId w:val="16"/>
  </w:num>
  <w:num w:numId="29">
    <w:abstractNumId w:val="15"/>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3"/>
  </w:num>
  <w:num w:numId="34">
    <w:abstractNumId w:val="10"/>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0"/>
  </w:num>
  <w:num w:numId="38">
    <w:abstractNumId w:val="24"/>
  </w:num>
  <w:num w:numId="39">
    <w:abstractNumId w:val="7"/>
  </w:num>
  <w:num w:numId="40">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025D"/>
    <w:rsid w:val="00001657"/>
    <w:rsid w:val="00001961"/>
    <w:rsid w:val="00002C61"/>
    <w:rsid w:val="00003AE8"/>
    <w:rsid w:val="00004A0E"/>
    <w:rsid w:val="00004E27"/>
    <w:rsid w:val="0000528F"/>
    <w:rsid w:val="00005CFD"/>
    <w:rsid w:val="00007267"/>
    <w:rsid w:val="000078B6"/>
    <w:rsid w:val="00010224"/>
    <w:rsid w:val="00010F0F"/>
    <w:rsid w:val="000118D9"/>
    <w:rsid w:val="00011A02"/>
    <w:rsid w:val="00011C5D"/>
    <w:rsid w:val="00013653"/>
    <w:rsid w:val="000142EB"/>
    <w:rsid w:val="000144B9"/>
    <w:rsid w:val="000152C6"/>
    <w:rsid w:val="00015A64"/>
    <w:rsid w:val="00016FE6"/>
    <w:rsid w:val="000170E2"/>
    <w:rsid w:val="00017364"/>
    <w:rsid w:val="00017432"/>
    <w:rsid w:val="00017466"/>
    <w:rsid w:val="0001766D"/>
    <w:rsid w:val="000177B1"/>
    <w:rsid w:val="00017D9B"/>
    <w:rsid w:val="00017FB6"/>
    <w:rsid w:val="000205FF"/>
    <w:rsid w:val="000215EC"/>
    <w:rsid w:val="00021E90"/>
    <w:rsid w:val="00022DB2"/>
    <w:rsid w:val="000233E7"/>
    <w:rsid w:val="00024295"/>
    <w:rsid w:val="000248B0"/>
    <w:rsid w:val="00024D06"/>
    <w:rsid w:val="00024D50"/>
    <w:rsid w:val="000257A8"/>
    <w:rsid w:val="00025D36"/>
    <w:rsid w:val="00025F48"/>
    <w:rsid w:val="00026009"/>
    <w:rsid w:val="00027075"/>
    <w:rsid w:val="00030088"/>
    <w:rsid w:val="00030480"/>
    <w:rsid w:val="00030A51"/>
    <w:rsid w:val="00030DA1"/>
    <w:rsid w:val="00030F71"/>
    <w:rsid w:val="00032E33"/>
    <w:rsid w:val="0003400E"/>
    <w:rsid w:val="00034645"/>
    <w:rsid w:val="00034708"/>
    <w:rsid w:val="00034740"/>
    <w:rsid w:val="00035D52"/>
    <w:rsid w:val="00037159"/>
    <w:rsid w:val="000377A9"/>
    <w:rsid w:val="00037AF0"/>
    <w:rsid w:val="000401C2"/>
    <w:rsid w:val="000414B3"/>
    <w:rsid w:val="00044B67"/>
    <w:rsid w:val="000455EE"/>
    <w:rsid w:val="000461A0"/>
    <w:rsid w:val="000462A3"/>
    <w:rsid w:val="00046492"/>
    <w:rsid w:val="00046AE5"/>
    <w:rsid w:val="00047C69"/>
    <w:rsid w:val="000532C1"/>
    <w:rsid w:val="00054974"/>
    <w:rsid w:val="00055315"/>
    <w:rsid w:val="000566C8"/>
    <w:rsid w:val="000572DD"/>
    <w:rsid w:val="00060F0E"/>
    <w:rsid w:val="000619BC"/>
    <w:rsid w:val="00062BCD"/>
    <w:rsid w:val="00063DBA"/>
    <w:rsid w:val="00064E8C"/>
    <w:rsid w:val="000652DE"/>
    <w:rsid w:val="00065DC3"/>
    <w:rsid w:val="00067D90"/>
    <w:rsid w:val="00070A4C"/>
    <w:rsid w:val="000716E2"/>
    <w:rsid w:val="00071794"/>
    <w:rsid w:val="00071A74"/>
    <w:rsid w:val="00071B2D"/>
    <w:rsid w:val="00072A74"/>
    <w:rsid w:val="000731A1"/>
    <w:rsid w:val="000732CC"/>
    <w:rsid w:val="00073839"/>
    <w:rsid w:val="000738FD"/>
    <w:rsid w:val="000754B7"/>
    <w:rsid w:val="000763AA"/>
    <w:rsid w:val="0007683A"/>
    <w:rsid w:val="00077C75"/>
    <w:rsid w:val="00080A9C"/>
    <w:rsid w:val="00081F87"/>
    <w:rsid w:val="00082068"/>
    <w:rsid w:val="00082894"/>
    <w:rsid w:val="000839CE"/>
    <w:rsid w:val="00085061"/>
    <w:rsid w:val="000850EE"/>
    <w:rsid w:val="000856F7"/>
    <w:rsid w:val="0008724D"/>
    <w:rsid w:val="000901F5"/>
    <w:rsid w:val="000903C9"/>
    <w:rsid w:val="00090661"/>
    <w:rsid w:val="00092428"/>
    <w:rsid w:val="000926AF"/>
    <w:rsid w:val="00093EA2"/>
    <w:rsid w:val="00094959"/>
    <w:rsid w:val="00095944"/>
    <w:rsid w:val="00096A56"/>
    <w:rsid w:val="0009746A"/>
    <w:rsid w:val="00097826"/>
    <w:rsid w:val="00097AFA"/>
    <w:rsid w:val="00097C88"/>
    <w:rsid w:val="000A00F6"/>
    <w:rsid w:val="000A0214"/>
    <w:rsid w:val="000A0663"/>
    <w:rsid w:val="000A5694"/>
    <w:rsid w:val="000A7D9A"/>
    <w:rsid w:val="000B00BF"/>
    <w:rsid w:val="000B0211"/>
    <w:rsid w:val="000B052E"/>
    <w:rsid w:val="000B0F59"/>
    <w:rsid w:val="000B311A"/>
    <w:rsid w:val="000B3A12"/>
    <w:rsid w:val="000B3B2E"/>
    <w:rsid w:val="000B4EC4"/>
    <w:rsid w:val="000B59BF"/>
    <w:rsid w:val="000B5CDE"/>
    <w:rsid w:val="000B5ED3"/>
    <w:rsid w:val="000B6619"/>
    <w:rsid w:val="000B76A6"/>
    <w:rsid w:val="000B76B0"/>
    <w:rsid w:val="000B7731"/>
    <w:rsid w:val="000C0A07"/>
    <w:rsid w:val="000C0BEE"/>
    <w:rsid w:val="000C1CAE"/>
    <w:rsid w:val="000C22F2"/>
    <w:rsid w:val="000C35F3"/>
    <w:rsid w:val="000C36C1"/>
    <w:rsid w:val="000C3E1C"/>
    <w:rsid w:val="000C3F6C"/>
    <w:rsid w:val="000C57B9"/>
    <w:rsid w:val="000C64CD"/>
    <w:rsid w:val="000D0196"/>
    <w:rsid w:val="000D1B9B"/>
    <w:rsid w:val="000D22BA"/>
    <w:rsid w:val="000D29C0"/>
    <w:rsid w:val="000D2CE8"/>
    <w:rsid w:val="000D36EA"/>
    <w:rsid w:val="000D3AFA"/>
    <w:rsid w:val="000D676E"/>
    <w:rsid w:val="000D677F"/>
    <w:rsid w:val="000D6998"/>
    <w:rsid w:val="000D79D3"/>
    <w:rsid w:val="000D7C2C"/>
    <w:rsid w:val="000E0950"/>
    <w:rsid w:val="000E0C8E"/>
    <w:rsid w:val="000E1150"/>
    <w:rsid w:val="000E243A"/>
    <w:rsid w:val="000E24AE"/>
    <w:rsid w:val="000E3671"/>
    <w:rsid w:val="000E533F"/>
    <w:rsid w:val="000E60AB"/>
    <w:rsid w:val="000E7B5D"/>
    <w:rsid w:val="000E7D63"/>
    <w:rsid w:val="000F06FB"/>
    <w:rsid w:val="000F40A8"/>
    <w:rsid w:val="000F44DE"/>
    <w:rsid w:val="000F6B5F"/>
    <w:rsid w:val="000F7075"/>
    <w:rsid w:val="000F77B3"/>
    <w:rsid w:val="000F77CD"/>
    <w:rsid w:val="001000EA"/>
    <w:rsid w:val="00101809"/>
    <w:rsid w:val="00101D5A"/>
    <w:rsid w:val="00101E40"/>
    <w:rsid w:val="0010294D"/>
    <w:rsid w:val="00102AA6"/>
    <w:rsid w:val="001032C5"/>
    <w:rsid w:val="00103942"/>
    <w:rsid w:val="001039B9"/>
    <w:rsid w:val="001053BB"/>
    <w:rsid w:val="001061B1"/>
    <w:rsid w:val="001065EB"/>
    <w:rsid w:val="00107F48"/>
    <w:rsid w:val="001103B2"/>
    <w:rsid w:val="00111C75"/>
    <w:rsid w:val="00112527"/>
    <w:rsid w:val="001151CD"/>
    <w:rsid w:val="00115473"/>
    <w:rsid w:val="00115FC4"/>
    <w:rsid w:val="001174DB"/>
    <w:rsid w:val="001177B1"/>
    <w:rsid w:val="00123951"/>
    <w:rsid w:val="001239F2"/>
    <w:rsid w:val="00124286"/>
    <w:rsid w:val="00124478"/>
    <w:rsid w:val="00124A26"/>
    <w:rsid w:val="00124FF4"/>
    <w:rsid w:val="0012506D"/>
    <w:rsid w:val="0012589B"/>
    <w:rsid w:val="00125ADA"/>
    <w:rsid w:val="00126C97"/>
    <w:rsid w:val="00126F84"/>
    <w:rsid w:val="00130BE2"/>
    <w:rsid w:val="00130E90"/>
    <w:rsid w:val="001315C2"/>
    <w:rsid w:val="0013236E"/>
    <w:rsid w:val="00132822"/>
    <w:rsid w:val="00132867"/>
    <w:rsid w:val="00132A4D"/>
    <w:rsid w:val="00132CEE"/>
    <w:rsid w:val="00134583"/>
    <w:rsid w:val="00134637"/>
    <w:rsid w:val="00135192"/>
    <w:rsid w:val="00140FE0"/>
    <w:rsid w:val="001420A9"/>
    <w:rsid w:val="00142440"/>
    <w:rsid w:val="001426AB"/>
    <w:rsid w:val="0014346B"/>
    <w:rsid w:val="00143A01"/>
    <w:rsid w:val="00144595"/>
    <w:rsid w:val="001445A1"/>
    <w:rsid w:val="00144720"/>
    <w:rsid w:val="00144E6F"/>
    <w:rsid w:val="00145148"/>
    <w:rsid w:val="001457DC"/>
    <w:rsid w:val="00147299"/>
    <w:rsid w:val="00147FB4"/>
    <w:rsid w:val="001508DA"/>
    <w:rsid w:val="00150CDD"/>
    <w:rsid w:val="00150D65"/>
    <w:rsid w:val="00150E6B"/>
    <w:rsid w:val="0015120B"/>
    <w:rsid w:val="001514D9"/>
    <w:rsid w:val="00151CC4"/>
    <w:rsid w:val="0015257F"/>
    <w:rsid w:val="00152E57"/>
    <w:rsid w:val="00154B6B"/>
    <w:rsid w:val="00156A57"/>
    <w:rsid w:val="00156BE3"/>
    <w:rsid w:val="00160023"/>
    <w:rsid w:val="00160393"/>
    <w:rsid w:val="001609D6"/>
    <w:rsid w:val="00161D31"/>
    <w:rsid w:val="00162C70"/>
    <w:rsid w:val="0016377A"/>
    <w:rsid w:val="0016405F"/>
    <w:rsid w:val="00165BBB"/>
    <w:rsid w:val="00165C3D"/>
    <w:rsid w:val="00165D4F"/>
    <w:rsid w:val="00166185"/>
    <w:rsid w:val="0016638C"/>
    <w:rsid w:val="00166A60"/>
    <w:rsid w:val="00166D5F"/>
    <w:rsid w:val="001678AD"/>
    <w:rsid w:val="00167939"/>
    <w:rsid w:val="00171021"/>
    <w:rsid w:val="00171434"/>
    <w:rsid w:val="00171ABE"/>
    <w:rsid w:val="00172183"/>
    <w:rsid w:val="00173927"/>
    <w:rsid w:val="00174F9C"/>
    <w:rsid w:val="00175774"/>
    <w:rsid w:val="00175A15"/>
    <w:rsid w:val="00175CF2"/>
    <w:rsid w:val="00175EB2"/>
    <w:rsid w:val="001778F8"/>
    <w:rsid w:val="00177B15"/>
    <w:rsid w:val="00177B79"/>
    <w:rsid w:val="001811B3"/>
    <w:rsid w:val="0018187D"/>
    <w:rsid w:val="00181DE6"/>
    <w:rsid w:val="001824F7"/>
    <w:rsid w:val="001826A5"/>
    <w:rsid w:val="00183B18"/>
    <w:rsid w:val="001841D0"/>
    <w:rsid w:val="00184892"/>
    <w:rsid w:val="00184D09"/>
    <w:rsid w:val="00185C71"/>
    <w:rsid w:val="001902E0"/>
    <w:rsid w:val="00190C62"/>
    <w:rsid w:val="00191D7E"/>
    <w:rsid w:val="00192233"/>
    <w:rsid w:val="001926E3"/>
    <w:rsid w:val="00192D1F"/>
    <w:rsid w:val="00192EE5"/>
    <w:rsid w:val="00194AD7"/>
    <w:rsid w:val="00194D78"/>
    <w:rsid w:val="001956C8"/>
    <w:rsid w:val="00197F89"/>
    <w:rsid w:val="001A012D"/>
    <w:rsid w:val="001A1489"/>
    <w:rsid w:val="001A2BBF"/>
    <w:rsid w:val="001A3EF2"/>
    <w:rsid w:val="001A5CB7"/>
    <w:rsid w:val="001A69E5"/>
    <w:rsid w:val="001B011A"/>
    <w:rsid w:val="001B1496"/>
    <w:rsid w:val="001B26BE"/>
    <w:rsid w:val="001B493C"/>
    <w:rsid w:val="001B5920"/>
    <w:rsid w:val="001B5A10"/>
    <w:rsid w:val="001B5CF2"/>
    <w:rsid w:val="001B60A5"/>
    <w:rsid w:val="001C1E10"/>
    <w:rsid w:val="001C2472"/>
    <w:rsid w:val="001C2D82"/>
    <w:rsid w:val="001C4FFF"/>
    <w:rsid w:val="001C5740"/>
    <w:rsid w:val="001C5A41"/>
    <w:rsid w:val="001C63AA"/>
    <w:rsid w:val="001C6834"/>
    <w:rsid w:val="001C728F"/>
    <w:rsid w:val="001C7940"/>
    <w:rsid w:val="001C7CD6"/>
    <w:rsid w:val="001D2A3C"/>
    <w:rsid w:val="001D2BC2"/>
    <w:rsid w:val="001D34B9"/>
    <w:rsid w:val="001D35E3"/>
    <w:rsid w:val="001D3605"/>
    <w:rsid w:val="001D3EE7"/>
    <w:rsid w:val="001D3F0F"/>
    <w:rsid w:val="001D4716"/>
    <w:rsid w:val="001D4E6F"/>
    <w:rsid w:val="001D513B"/>
    <w:rsid w:val="001D5D55"/>
    <w:rsid w:val="001D5FB8"/>
    <w:rsid w:val="001D64C5"/>
    <w:rsid w:val="001D6595"/>
    <w:rsid w:val="001D6DB8"/>
    <w:rsid w:val="001D70C5"/>
    <w:rsid w:val="001D7183"/>
    <w:rsid w:val="001D71B5"/>
    <w:rsid w:val="001D73ED"/>
    <w:rsid w:val="001D7B0C"/>
    <w:rsid w:val="001D7C41"/>
    <w:rsid w:val="001E232F"/>
    <w:rsid w:val="001E4B0C"/>
    <w:rsid w:val="001E5400"/>
    <w:rsid w:val="001E5551"/>
    <w:rsid w:val="001E6481"/>
    <w:rsid w:val="001E663B"/>
    <w:rsid w:val="001E7CA7"/>
    <w:rsid w:val="001F0908"/>
    <w:rsid w:val="001F0F4B"/>
    <w:rsid w:val="001F2FB2"/>
    <w:rsid w:val="001F4242"/>
    <w:rsid w:val="001F43CE"/>
    <w:rsid w:val="001F5EF0"/>
    <w:rsid w:val="001F66F4"/>
    <w:rsid w:val="001F6A1F"/>
    <w:rsid w:val="001F6B63"/>
    <w:rsid w:val="001F6E3F"/>
    <w:rsid w:val="001F715C"/>
    <w:rsid w:val="00200681"/>
    <w:rsid w:val="002009A3"/>
    <w:rsid w:val="0020247C"/>
    <w:rsid w:val="002037C4"/>
    <w:rsid w:val="0020396B"/>
    <w:rsid w:val="00204797"/>
    <w:rsid w:val="00204888"/>
    <w:rsid w:val="0020621C"/>
    <w:rsid w:val="0020703A"/>
    <w:rsid w:val="00207511"/>
    <w:rsid w:val="00207DF1"/>
    <w:rsid w:val="00211767"/>
    <w:rsid w:val="002117B3"/>
    <w:rsid w:val="00215ACB"/>
    <w:rsid w:val="00220D67"/>
    <w:rsid w:val="00221513"/>
    <w:rsid w:val="00223D3E"/>
    <w:rsid w:val="00225401"/>
    <w:rsid w:val="00226B7C"/>
    <w:rsid w:val="00227232"/>
    <w:rsid w:val="0023035B"/>
    <w:rsid w:val="00231972"/>
    <w:rsid w:val="00232B7E"/>
    <w:rsid w:val="002331FF"/>
    <w:rsid w:val="00233339"/>
    <w:rsid w:val="0023371E"/>
    <w:rsid w:val="002338B3"/>
    <w:rsid w:val="00234AC9"/>
    <w:rsid w:val="00234B33"/>
    <w:rsid w:val="00234E4F"/>
    <w:rsid w:val="002365F4"/>
    <w:rsid w:val="002404C0"/>
    <w:rsid w:val="00240E5E"/>
    <w:rsid w:val="0024120E"/>
    <w:rsid w:val="002412B5"/>
    <w:rsid w:val="002412E9"/>
    <w:rsid w:val="002415FF"/>
    <w:rsid w:val="00241915"/>
    <w:rsid w:val="0024193B"/>
    <w:rsid w:val="00242108"/>
    <w:rsid w:val="00242DC3"/>
    <w:rsid w:val="002433AB"/>
    <w:rsid w:val="00243434"/>
    <w:rsid w:val="00245AF2"/>
    <w:rsid w:val="00246EF3"/>
    <w:rsid w:val="00246F6C"/>
    <w:rsid w:val="002477CB"/>
    <w:rsid w:val="00250088"/>
    <w:rsid w:val="0025025A"/>
    <w:rsid w:val="0025093F"/>
    <w:rsid w:val="00251B77"/>
    <w:rsid w:val="00252C36"/>
    <w:rsid w:val="00253163"/>
    <w:rsid w:val="00253561"/>
    <w:rsid w:val="00253E5E"/>
    <w:rsid w:val="0025465D"/>
    <w:rsid w:val="00255B53"/>
    <w:rsid w:val="0025630C"/>
    <w:rsid w:val="00256C17"/>
    <w:rsid w:val="00256CDA"/>
    <w:rsid w:val="00256DD9"/>
    <w:rsid w:val="00257052"/>
    <w:rsid w:val="00261750"/>
    <w:rsid w:val="00262BFE"/>
    <w:rsid w:val="00263143"/>
    <w:rsid w:val="00264D93"/>
    <w:rsid w:val="0026607B"/>
    <w:rsid w:val="002666C9"/>
    <w:rsid w:val="002709ED"/>
    <w:rsid w:val="002711F2"/>
    <w:rsid w:val="00271C39"/>
    <w:rsid w:val="0027366F"/>
    <w:rsid w:val="0027478F"/>
    <w:rsid w:val="002759D1"/>
    <w:rsid w:val="0027716B"/>
    <w:rsid w:val="00277509"/>
    <w:rsid w:val="00277B0C"/>
    <w:rsid w:val="0028049D"/>
    <w:rsid w:val="0028093C"/>
    <w:rsid w:val="00281194"/>
    <w:rsid w:val="00281DCA"/>
    <w:rsid w:val="002820C2"/>
    <w:rsid w:val="00282832"/>
    <w:rsid w:val="00283C92"/>
    <w:rsid w:val="00284A1C"/>
    <w:rsid w:val="00284E03"/>
    <w:rsid w:val="002851B9"/>
    <w:rsid w:val="002854CA"/>
    <w:rsid w:val="00287E9C"/>
    <w:rsid w:val="00287F36"/>
    <w:rsid w:val="002911F9"/>
    <w:rsid w:val="00291DEE"/>
    <w:rsid w:val="00292AA2"/>
    <w:rsid w:val="002946A9"/>
    <w:rsid w:val="00295082"/>
    <w:rsid w:val="0029516F"/>
    <w:rsid w:val="002957D0"/>
    <w:rsid w:val="00295940"/>
    <w:rsid w:val="00295AE4"/>
    <w:rsid w:val="002961F1"/>
    <w:rsid w:val="002A0ED3"/>
    <w:rsid w:val="002A1638"/>
    <w:rsid w:val="002A1A67"/>
    <w:rsid w:val="002A2317"/>
    <w:rsid w:val="002A2C10"/>
    <w:rsid w:val="002A437B"/>
    <w:rsid w:val="002A47C9"/>
    <w:rsid w:val="002A4C0A"/>
    <w:rsid w:val="002A5293"/>
    <w:rsid w:val="002A5B57"/>
    <w:rsid w:val="002B23B9"/>
    <w:rsid w:val="002B25DC"/>
    <w:rsid w:val="002B28CF"/>
    <w:rsid w:val="002B4C37"/>
    <w:rsid w:val="002B55A1"/>
    <w:rsid w:val="002B5BCE"/>
    <w:rsid w:val="002B62C1"/>
    <w:rsid w:val="002B690D"/>
    <w:rsid w:val="002B7043"/>
    <w:rsid w:val="002B7CC6"/>
    <w:rsid w:val="002C17FD"/>
    <w:rsid w:val="002C1DE6"/>
    <w:rsid w:val="002C1E34"/>
    <w:rsid w:val="002C1FE5"/>
    <w:rsid w:val="002C2388"/>
    <w:rsid w:val="002C3565"/>
    <w:rsid w:val="002C3C21"/>
    <w:rsid w:val="002C3C70"/>
    <w:rsid w:val="002C3C95"/>
    <w:rsid w:val="002C4C59"/>
    <w:rsid w:val="002C5DDF"/>
    <w:rsid w:val="002C5F0B"/>
    <w:rsid w:val="002C6C6A"/>
    <w:rsid w:val="002C7159"/>
    <w:rsid w:val="002C726B"/>
    <w:rsid w:val="002C72FB"/>
    <w:rsid w:val="002C79FC"/>
    <w:rsid w:val="002D0301"/>
    <w:rsid w:val="002D0500"/>
    <w:rsid w:val="002D0BDF"/>
    <w:rsid w:val="002D116C"/>
    <w:rsid w:val="002D18F7"/>
    <w:rsid w:val="002D27BF"/>
    <w:rsid w:val="002D3405"/>
    <w:rsid w:val="002D5109"/>
    <w:rsid w:val="002D5857"/>
    <w:rsid w:val="002D5A51"/>
    <w:rsid w:val="002D6A2E"/>
    <w:rsid w:val="002D7873"/>
    <w:rsid w:val="002D7969"/>
    <w:rsid w:val="002E0014"/>
    <w:rsid w:val="002E0259"/>
    <w:rsid w:val="002E0D5B"/>
    <w:rsid w:val="002E11AF"/>
    <w:rsid w:val="002E1FA4"/>
    <w:rsid w:val="002E3126"/>
    <w:rsid w:val="002E33AE"/>
    <w:rsid w:val="002E3EAA"/>
    <w:rsid w:val="002E442F"/>
    <w:rsid w:val="002E44D6"/>
    <w:rsid w:val="002E4EE2"/>
    <w:rsid w:val="002E4EFA"/>
    <w:rsid w:val="002E586E"/>
    <w:rsid w:val="002E7DCE"/>
    <w:rsid w:val="002F07EE"/>
    <w:rsid w:val="002F0B9F"/>
    <w:rsid w:val="002F1A7A"/>
    <w:rsid w:val="002F2892"/>
    <w:rsid w:val="002F49D8"/>
    <w:rsid w:val="002F6254"/>
    <w:rsid w:val="00300A3B"/>
    <w:rsid w:val="003014D3"/>
    <w:rsid w:val="0030323E"/>
    <w:rsid w:val="00303DAC"/>
    <w:rsid w:val="00305768"/>
    <w:rsid w:val="00305887"/>
    <w:rsid w:val="00305DD2"/>
    <w:rsid w:val="00310C81"/>
    <w:rsid w:val="00311B30"/>
    <w:rsid w:val="00311EED"/>
    <w:rsid w:val="00312475"/>
    <w:rsid w:val="0031248C"/>
    <w:rsid w:val="00312BB4"/>
    <w:rsid w:val="00312F4B"/>
    <w:rsid w:val="00313925"/>
    <w:rsid w:val="00313DB9"/>
    <w:rsid w:val="003150B5"/>
    <w:rsid w:val="00315868"/>
    <w:rsid w:val="00315BBE"/>
    <w:rsid w:val="00317DC1"/>
    <w:rsid w:val="00321243"/>
    <w:rsid w:val="003241B4"/>
    <w:rsid w:val="0032610B"/>
    <w:rsid w:val="003263A1"/>
    <w:rsid w:val="003276AB"/>
    <w:rsid w:val="00327731"/>
    <w:rsid w:val="00327F23"/>
    <w:rsid w:val="0033023D"/>
    <w:rsid w:val="0033046F"/>
    <w:rsid w:val="00330BB3"/>
    <w:rsid w:val="00330F32"/>
    <w:rsid w:val="0033144E"/>
    <w:rsid w:val="003314BC"/>
    <w:rsid w:val="00331510"/>
    <w:rsid w:val="003321D7"/>
    <w:rsid w:val="003340F0"/>
    <w:rsid w:val="00335164"/>
    <w:rsid w:val="003357DD"/>
    <w:rsid w:val="003366C0"/>
    <w:rsid w:val="0033680A"/>
    <w:rsid w:val="00336BFC"/>
    <w:rsid w:val="00336CC8"/>
    <w:rsid w:val="00336F9B"/>
    <w:rsid w:val="00337986"/>
    <w:rsid w:val="003402D4"/>
    <w:rsid w:val="00340439"/>
    <w:rsid w:val="003414B9"/>
    <w:rsid w:val="003415E9"/>
    <w:rsid w:val="00341EA0"/>
    <w:rsid w:val="00341F4D"/>
    <w:rsid w:val="00342841"/>
    <w:rsid w:val="003429ED"/>
    <w:rsid w:val="00342C2D"/>
    <w:rsid w:val="00342F32"/>
    <w:rsid w:val="00343919"/>
    <w:rsid w:val="00343E23"/>
    <w:rsid w:val="00344C76"/>
    <w:rsid w:val="00344D79"/>
    <w:rsid w:val="00344DC8"/>
    <w:rsid w:val="00345BEA"/>
    <w:rsid w:val="00346381"/>
    <w:rsid w:val="00346D56"/>
    <w:rsid w:val="00347077"/>
    <w:rsid w:val="003508D5"/>
    <w:rsid w:val="00350AEC"/>
    <w:rsid w:val="00351724"/>
    <w:rsid w:val="003519F8"/>
    <w:rsid w:val="00351D67"/>
    <w:rsid w:val="0035243D"/>
    <w:rsid w:val="00352A2A"/>
    <w:rsid w:val="00352B76"/>
    <w:rsid w:val="00352E9B"/>
    <w:rsid w:val="00353240"/>
    <w:rsid w:val="00353667"/>
    <w:rsid w:val="00354906"/>
    <w:rsid w:val="0035616D"/>
    <w:rsid w:val="00356D0F"/>
    <w:rsid w:val="0036026E"/>
    <w:rsid w:val="0036060D"/>
    <w:rsid w:val="00360A3C"/>
    <w:rsid w:val="003618E9"/>
    <w:rsid w:val="00362023"/>
    <w:rsid w:val="003621B2"/>
    <w:rsid w:val="00362B9D"/>
    <w:rsid w:val="00362DE7"/>
    <w:rsid w:val="00363087"/>
    <w:rsid w:val="00363437"/>
    <w:rsid w:val="003636EA"/>
    <w:rsid w:val="00365430"/>
    <w:rsid w:val="003663C9"/>
    <w:rsid w:val="003669E9"/>
    <w:rsid w:val="00367653"/>
    <w:rsid w:val="00367762"/>
    <w:rsid w:val="00367919"/>
    <w:rsid w:val="003715B3"/>
    <w:rsid w:val="00371D0B"/>
    <w:rsid w:val="00371E48"/>
    <w:rsid w:val="003722C8"/>
    <w:rsid w:val="00372B77"/>
    <w:rsid w:val="00373BCD"/>
    <w:rsid w:val="00374DED"/>
    <w:rsid w:val="00374DF7"/>
    <w:rsid w:val="003753D2"/>
    <w:rsid w:val="0037604F"/>
    <w:rsid w:val="003764BE"/>
    <w:rsid w:val="0037699A"/>
    <w:rsid w:val="00376AED"/>
    <w:rsid w:val="00377180"/>
    <w:rsid w:val="00377213"/>
    <w:rsid w:val="00377CE4"/>
    <w:rsid w:val="00377E18"/>
    <w:rsid w:val="00377F4D"/>
    <w:rsid w:val="00380372"/>
    <w:rsid w:val="00380C46"/>
    <w:rsid w:val="00381E28"/>
    <w:rsid w:val="0038241A"/>
    <w:rsid w:val="00382C3A"/>
    <w:rsid w:val="00382F3C"/>
    <w:rsid w:val="00383947"/>
    <w:rsid w:val="00385ACA"/>
    <w:rsid w:val="003860D5"/>
    <w:rsid w:val="00386167"/>
    <w:rsid w:val="00390C45"/>
    <w:rsid w:val="00391008"/>
    <w:rsid w:val="003914F4"/>
    <w:rsid w:val="0039186B"/>
    <w:rsid w:val="0039555F"/>
    <w:rsid w:val="00395FD7"/>
    <w:rsid w:val="00396802"/>
    <w:rsid w:val="00397549"/>
    <w:rsid w:val="00397A66"/>
    <w:rsid w:val="00397CAD"/>
    <w:rsid w:val="003A005C"/>
    <w:rsid w:val="003A0912"/>
    <w:rsid w:val="003A0E7C"/>
    <w:rsid w:val="003A1DFA"/>
    <w:rsid w:val="003A240F"/>
    <w:rsid w:val="003A285D"/>
    <w:rsid w:val="003A2B1C"/>
    <w:rsid w:val="003A36A3"/>
    <w:rsid w:val="003A39F9"/>
    <w:rsid w:val="003A4474"/>
    <w:rsid w:val="003A4542"/>
    <w:rsid w:val="003A4687"/>
    <w:rsid w:val="003A4C7B"/>
    <w:rsid w:val="003A6F0E"/>
    <w:rsid w:val="003A78F6"/>
    <w:rsid w:val="003A7A19"/>
    <w:rsid w:val="003B035A"/>
    <w:rsid w:val="003B10FC"/>
    <w:rsid w:val="003B15AE"/>
    <w:rsid w:val="003B1B18"/>
    <w:rsid w:val="003B2F8B"/>
    <w:rsid w:val="003B31B3"/>
    <w:rsid w:val="003B356C"/>
    <w:rsid w:val="003B3B1F"/>
    <w:rsid w:val="003B51C0"/>
    <w:rsid w:val="003B5856"/>
    <w:rsid w:val="003B61AE"/>
    <w:rsid w:val="003B6796"/>
    <w:rsid w:val="003B6A36"/>
    <w:rsid w:val="003B70D3"/>
    <w:rsid w:val="003C06DF"/>
    <w:rsid w:val="003C0CA8"/>
    <w:rsid w:val="003C2A66"/>
    <w:rsid w:val="003C3751"/>
    <w:rsid w:val="003C3C0E"/>
    <w:rsid w:val="003C4C6C"/>
    <w:rsid w:val="003C5512"/>
    <w:rsid w:val="003C5943"/>
    <w:rsid w:val="003C5F1D"/>
    <w:rsid w:val="003C6803"/>
    <w:rsid w:val="003C6A8D"/>
    <w:rsid w:val="003C70FF"/>
    <w:rsid w:val="003D20B5"/>
    <w:rsid w:val="003D24D1"/>
    <w:rsid w:val="003D29E6"/>
    <w:rsid w:val="003D30FE"/>
    <w:rsid w:val="003D35C5"/>
    <w:rsid w:val="003D3961"/>
    <w:rsid w:val="003D4EB0"/>
    <w:rsid w:val="003D516F"/>
    <w:rsid w:val="003D55F2"/>
    <w:rsid w:val="003D5C4E"/>
    <w:rsid w:val="003D6293"/>
    <w:rsid w:val="003D63E4"/>
    <w:rsid w:val="003D6579"/>
    <w:rsid w:val="003D6AD6"/>
    <w:rsid w:val="003D74D7"/>
    <w:rsid w:val="003E086D"/>
    <w:rsid w:val="003E0CAF"/>
    <w:rsid w:val="003E12D1"/>
    <w:rsid w:val="003E1CE9"/>
    <w:rsid w:val="003E1D3F"/>
    <w:rsid w:val="003E3399"/>
    <w:rsid w:val="003E3B62"/>
    <w:rsid w:val="003E452C"/>
    <w:rsid w:val="003E4BEC"/>
    <w:rsid w:val="003E5F22"/>
    <w:rsid w:val="003E6124"/>
    <w:rsid w:val="003E6B5F"/>
    <w:rsid w:val="003E6DDA"/>
    <w:rsid w:val="003E6FC6"/>
    <w:rsid w:val="003E70A4"/>
    <w:rsid w:val="003E745B"/>
    <w:rsid w:val="003E7F24"/>
    <w:rsid w:val="003F0175"/>
    <w:rsid w:val="003F0DBF"/>
    <w:rsid w:val="003F2C5E"/>
    <w:rsid w:val="003F3703"/>
    <w:rsid w:val="003F5B01"/>
    <w:rsid w:val="003F6AEB"/>
    <w:rsid w:val="003F744C"/>
    <w:rsid w:val="003F775B"/>
    <w:rsid w:val="003F7A49"/>
    <w:rsid w:val="00400125"/>
    <w:rsid w:val="00400D40"/>
    <w:rsid w:val="00400E68"/>
    <w:rsid w:val="004015FC"/>
    <w:rsid w:val="00401B40"/>
    <w:rsid w:val="00401D50"/>
    <w:rsid w:val="00402CF8"/>
    <w:rsid w:val="0040591A"/>
    <w:rsid w:val="00405ABB"/>
    <w:rsid w:val="004064B1"/>
    <w:rsid w:val="0040700F"/>
    <w:rsid w:val="00407DB3"/>
    <w:rsid w:val="00410010"/>
    <w:rsid w:val="004119B0"/>
    <w:rsid w:val="00411F5C"/>
    <w:rsid w:val="004120DF"/>
    <w:rsid w:val="0041511C"/>
    <w:rsid w:val="004154E0"/>
    <w:rsid w:val="00415BB0"/>
    <w:rsid w:val="00416BDA"/>
    <w:rsid w:val="004175C7"/>
    <w:rsid w:val="00421859"/>
    <w:rsid w:val="004220F2"/>
    <w:rsid w:val="0042289B"/>
    <w:rsid w:val="00422D6E"/>
    <w:rsid w:val="0042434D"/>
    <w:rsid w:val="00425E5C"/>
    <w:rsid w:val="00426108"/>
    <w:rsid w:val="00426BEE"/>
    <w:rsid w:val="00427019"/>
    <w:rsid w:val="0043006A"/>
    <w:rsid w:val="00430178"/>
    <w:rsid w:val="0043289D"/>
    <w:rsid w:val="00432D4C"/>
    <w:rsid w:val="004374DC"/>
    <w:rsid w:val="00437881"/>
    <w:rsid w:val="0044106A"/>
    <w:rsid w:val="00441528"/>
    <w:rsid w:val="00441A92"/>
    <w:rsid w:val="00441E44"/>
    <w:rsid w:val="00443875"/>
    <w:rsid w:val="0044394D"/>
    <w:rsid w:val="0044417D"/>
    <w:rsid w:val="004441DA"/>
    <w:rsid w:val="004452F7"/>
    <w:rsid w:val="004455D7"/>
    <w:rsid w:val="00445948"/>
    <w:rsid w:val="00446827"/>
    <w:rsid w:val="00447E50"/>
    <w:rsid w:val="0045047A"/>
    <w:rsid w:val="004506E2"/>
    <w:rsid w:val="0045241A"/>
    <w:rsid w:val="00453103"/>
    <w:rsid w:val="00453151"/>
    <w:rsid w:val="00453AE2"/>
    <w:rsid w:val="00453B4D"/>
    <w:rsid w:val="00454006"/>
    <w:rsid w:val="00455066"/>
    <w:rsid w:val="00455539"/>
    <w:rsid w:val="00455B7C"/>
    <w:rsid w:val="00455BF5"/>
    <w:rsid w:val="0045609C"/>
    <w:rsid w:val="0045633A"/>
    <w:rsid w:val="00456F56"/>
    <w:rsid w:val="004600E6"/>
    <w:rsid w:val="004613AC"/>
    <w:rsid w:val="0046215F"/>
    <w:rsid w:val="00462800"/>
    <w:rsid w:val="00463475"/>
    <w:rsid w:val="0046427F"/>
    <w:rsid w:val="00465F24"/>
    <w:rsid w:val="004666DD"/>
    <w:rsid w:val="00466E8F"/>
    <w:rsid w:val="00470D18"/>
    <w:rsid w:val="00470F04"/>
    <w:rsid w:val="004728B0"/>
    <w:rsid w:val="00472F96"/>
    <w:rsid w:val="00473209"/>
    <w:rsid w:val="00473303"/>
    <w:rsid w:val="00474460"/>
    <w:rsid w:val="00474A77"/>
    <w:rsid w:val="00475831"/>
    <w:rsid w:val="004766E3"/>
    <w:rsid w:val="00476DCE"/>
    <w:rsid w:val="00477447"/>
    <w:rsid w:val="00477D80"/>
    <w:rsid w:val="00480692"/>
    <w:rsid w:val="0048158B"/>
    <w:rsid w:val="00481EBF"/>
    <w:rsid w:val="004821C1"/>
    <w:rsid w:val="004827C6"/>
    <w:rsid w:val="0048423A"/>
    <w:rsid w:val="00484E3D"/>
    <w:rsid w:val="0048512D"/>
    <w:rsid w:val="0048535D"/>
    <w:rsid w:val="00485879"/>
    <w:rsid w:val="00486346"/>
    <w:rsid w:val="004873E5"/>
    <w:rsid w:val="0048786C"/>
    <w:rsid w:val="004878B9"/>
    <w:rsid w:val="0049022A"/>
    <w:rsid w:val="00490E24"/>
    <w:rsid w:val="0049120B"/>
    <w:rsid w:val="00491941"/>
    <w:rsid w:val="00491FCC"/>
    <w:rsid w:val="00493692"/>
    <w:rsid w:val="004940A8"/>
    <w:rsid w:val="00494839"/>
    <w:rsid w:val="00495721"/>
    <w:rsid w:val="00497051"/>
    <w:rsid w:val="00497BB5"/>
    <w:rsid w:val="004A049A"/>
    <w:rsid w:val="004A220E"/>
    <w:rsid w:val="004A2C28"/>
    <w:rsid w:val="004A3367"/>
    <w:rsid w:val="004A3BC3"/>
    <w:rsid w:val="004A3C53"/>
    <w:rsid w:val="004A40B9"/>
    <w:rsid w:val="004A4BFB"/>
    <w:rsid w:val="004A6C17"/>
    <w:rsid w:val="004B251C"/>
    <w:rsid w:val="004B2F11"/>
    <w:rsid w:val="004B45D7"/>
    <w:rsid w:val="004B4C02"/>
    <w:rsid w:val="004B5A1C"/>
    <w:rsid w:val="004B5AC9"/>
    <w:rsid w:val="004B61EA"/>
    <w:rsid w:val="004B6981"/>
    <w:rsid w:val="004B6E46"/>
    <w:rsid w:val="004B6FB9"/>
    <w:rsid w:val="004C0B1D"/>
    <w:rsid w:val="004C1FA3"/>
    <w:rsid w:val="004C1FC2"/>
    <w:rsid w:val="004C2AAC"/>
    <w:rsid w:val="004C3B9F"/>
    <w:rsid w:val="004C423D"/>
    <w:rsid w:val="004C6432"/>
    <w:rsid w:val="004C696D"/>
    <w:rsid w:val="004C6EA3"/>
    <w:rsid w:val="004C6EBA"/>
    <w:rsid w:val="004C709E"/>
    <w:rsid w:val="004C74AC"/>
    <w:rsid w:val="004D00CD"/>
    <w:rsid w:val="004D0383"/>
    <w:rsid w:val="004D148A"/>
    <w:rsid w:val="004D1745"/>
    <w:rsid w:val="004D19A8"/>
    <w:rsid w:val="004D19AF"/>
    <w:rsid w:val="004D4937"/>
    <w:rsid w:val="004D4D10"/>
    <w:rsid w:val="004D4DAF"/>
    <w:rsid w:val="004D502B"/>
    <w:rsid w:val="004D5B6D"/>
    <w:rsid w:val="004D5E21"/>
    <w:rsid w:val="004D6039"/>
    <w:rsid w:val="004D61E8"/>
    <w:rsid w:val="004D627F"/>
    <w:rsid w:val="004D6892"/>
    <w:rsid w:val="004D6D13"/>
    <w:rsid w:val="004D6EAB"/>
    <w:rsid w:val="004E3552"/>
    <w:rsid w:val="004E5BF3"/>
    <w:rsid w:val="004F0045"/>
    <w:rsid w:val="004F15DD"/>
    <w:rsid w:val="004F30FE"/>
    <w:rsid w:val="004F5016"/>
    <w:rsid w:val="004F5396"/>
    <w:rsid w:val="004F5DB9"/>
    <w:rsid w:val="004F60DF"/>
    <w:rsid w:val="004F6D27"/>
    <w:rsid w:val="004F7293"/>
    <w:rsid w:val="004F737C"/>
    <w:rsid w:val="004F782F"/>
    <w:rsid w:val="004F7AFF"/>
    <w:rsid w:val="005012A7"/>
    <w:rsid w:val="005021FC"/>
    <w:rsid w:val="005028EE"/>
    <w:rsid w:val="00502C64"/>
    <w:rsid w:val="00503DBC"/>
    <w:rsid w:val="005059DA"/>
    <w:rsid w:val="00505E78"/>
    <w:rsid w:val="005070A7"/>
    <w:rsid w:val="0051097C"/>
    <w:rsid w:val="005113B3"/>
    <w:rsid w:val="00511F43"/>
    <w:rsid w:val="00512C79"/>
    <w:rsid w:val="00513A1E"/>
    <w:rsid w:val="00513EDC"/>
    <w:rsid w:val="00514262"/>
    <w:rsid w:val="005150B5"/>
    <w:rsid w:val="005157C7"/>
    <w:rsid w:val="005168B1"/>
    <w:rsid w:val="00516CEE"/>
    <w:rsid w:val="00517ACA"/>
    <w:rsid w:val="00520020"/>
    <w:rsid w:val="005200DA"/>
    <w:rsid w:val="00522E2E"/>
    <w:rsid w:val="005246ED"/>
    <w:rsid w:val="0052534A"/>
    <w:rsid w:val="00525375"/>
    <w:rsid w:val="00525C8E"/>
    <w:rsid w:val="00526964"/>
    <w:rsid w:val="00526ACB"/>
    <w:rsid w:val="005276D2"/>
    <w:rsid w:val="00530B92"/>
    <w:rsid w:val="00532351"/>
    <w:rsid w:val="005330A1"/>
    <w:rsid w:val="005342F4"/>
    <w:rsid w:val="0053599D"/>
    <w:rsid w:val="00536072"/>
    <w:rsid w:val="005372F6"/>
    <w:rsid w:val="00540C83"/>
    <w:rsid w:val="00540DB2"/>
    <w:rsid w:val="00541D19"/>
    <w:rsid w:val="00542D43"/>
    <w:rsid w:val="00543F69"/>
    <w:rsid w:val="005448D7"/>
    <w:rsid w:val="00545659"/>
    <w:rsid w:val="0054602A"/>
    <w:rsid w:val="0054785B"/>
    <w:rsid w:val="005479FE"/>
    <w:rsid w:val="00547B0F"/>
    <w:rsid w:val="0055193B"/>
    <w:rsid w:val="00551A46"/>
    <w:rsid w:val="0055214D"/>
    <w:rsid w:val="0055563F"/>
    <w:rsid w:val="00555DB0"/>
    <w:rsid w:val="005562CA"/>
    <w:rsid w:val="00561D04"/>
    <w:rsid w:val="00561F1B"/>
    <w:rsid w:val="0056272C"/>
    <w:rsid w:val="00562F65"/>
    <w:rsid w:val="005638C6"/>
    <w:rsid w:val="00563A77"/>
    <w:rsid w:val="005642CB"/>
    <w:rsid w:val="00564484"/>
    <w:rsid w:val="005665BA"/>
    <w:rsid w:val="00566634"/>
    <w:rsid w:val="00566E30"/>
    <w:rsid w:val="00567A4C"/>
    <w:rsid w:val="00571AB0"/>
    <w:rsid w:val="00572030"/>
    <w:rsid w:val="0057225E"/>
    <w:rsid w:val="00572B69"/>
    <w:rsid w:val="0057311F"/>
    <w:rsid w:val="00573B42"/>
    <w:rsid w:val="005755A3"/>
    <w:rsid w:val="00580590"/>
    <w:rsid w:val="00580915"/>
    <w:rsid w:val="00580999"/>
    <w:rsid w:val="00582711"/>
    <w:rsid w:val="00582777"/>
    <w:rsid w:val="00583B3A"/>
    <w:rsid w:val="005858A3"/>
    <w:rsid w:val="00585984"/>
    <w:rsid w:val="00585F91"/>
    <w:rsid w:val="00586D47"/>
    <w:rsid w:val="00587285"/>
    <w:rsid w:val="00587293"/>
    <w:rsid w:val="00590301"/>
    <w:rsid w:val="00592CFD"/>
    <w:rsid w:val="0059351F"/>
    <w:rsid w:val="005936FC"/>
    <w:rsid w:val="0059403C"/>
    <w:rsid w:val="00594619"/>
    <w:rsid w:val="0059495B"/>
    <w:rsid w:val="005950AC"/>
    <w:rsid w:val="005957AE"/>
    <w:rsid w:val="00595D69"/>
    <w:rsid w:val="00596BD8"/>
    <w:rsid w:val="005A0493"/>
    <w:rsid w:val="005A0A1B"/>
    <w:rsid w:val="005A13E6"/>
    <w:rsid w:val="005A1E66"/>
    <w:rsid w:val="005A2154"/>
    <w:rsid w:val="005A2CE6"/>
    <w:rsid w:val="005A40C3"/>
    <w:rsid w:val="005A49FB"/>
    <w:rsid w:val="005A540B"/>
    <w:rsid w:val="005A577F"/>
    <w:rsid w:val="005A6689"/>
    <w:rsid w:val="005A6864"/>
    <w:rsid w:val="005A7A6C"/>
    <w:rsid w:val="005A7EFF"/>
    <w:rsid w:val="005B1391"/>
    <w:rsid w:val="005B2ED1"/>
    <w:rsid w:val="005B3A10"/>
    <w:rsid w:val="005B3A60"/>
    <w:rsid w:val="005B3C62"/>
    <w:rsid w:val="005B3D96"/>
    <w:rsid w:val="005B5C30"/>
    <w:rsid w:val="005B7A0F"/>
    <w:rsid w:val="005B7CCB"/>
    <w:rsid w:val="005C00C2"/>
    <w:rsid w:val="005C0119"/>
    <w:rsid w:val="005C087A"/>
    <w:rsid w:val="005C1C15"/>
    <w:rsid w:val="005C21B0"/>
    <w:rsid w:val="005C3107"/>
    <w:rsid w:val="005C4019"/>
    <w:rsid w:val="005C6963"/>
    <w:rsid w:val="005C7D04"/>
    <w:rsid w:val="005D0240"/>
    <w:rsid w:val="005D053D"/>
    <w:rsid w:val="005D0CD0"/>
    <w:rsid w:val="005D0E7A"/>
    <w:rsid w:val="005D1011"/>
    <w:rsid w:val="005D11FD"/>
    <w:rsid w:val="005D235C"/>
    <w:rsid w:val="005D2F54"/>
    <w:rsid w:val="005D400F"/>
    <w:rsid w:val="005D45AF"/>
    <w:rsid w:val="005D59CA"/>
    <w:rsid w:val="005D6C45"/>
    <w:rsid w:val="005D702E"/>
    <w:rsid w:val="005D7256"/>
    <w:rsid w:val="005E08A6"/>
    <w:rsid w:val="005E0903"/>
    <w:rsid w:val="005E2286"/>
    <w:rsid w:val="005E2AED"/>
    <w:rsid w:val="005E2BF2"/>
    <w:rsid w:val="005E2D81"/>
    <w:rsid w:val="005E33AC"/>
    <w:rsid w:val="005E3CF9"/>
    <w:rsid w:val="005E3F63"/>
    <w:rsid w:val="005E437A"/>
    <w:rsid w:val="005E4657"/>
    <w:rsid w:val="005E4C53"/>
    <w:rsid w:val="005E4ECA"/>
    <w:rsid w:val="005E672E"/>
    <w:rsid w:val="005E6DDB"/>
    <w:rsid w:val="005E6F1E"/>
    <w:rsid w:val="005E727C"/>
    <w:rsid w:val="005E7683"/>
    <w:rsid w:val="005F384D"/>
    <w:rsid w:val="005F403D"/>
    <w:rsid w:val="005F4D78"/>
    <w:rsid w:val="005F6197"/>
    <w:rsid w:val="005F76CC"/>
    <w:rsid w:val="00600BC8"/>
    <w:rsid w:val="00600F08"/>
    <w:rsid w:val="00601304"/>
    <w:rsid w:val="00601D16"/>
    <w:rsid w:val="0060251F"/>
    <w:rsid w:val="00602A9F"/>
    <w:rsid w:val="00602DC8"/>
    <w:rsid w:val="006030AF"/>
    <w:rsid w:val="006034A9"/>
    <w:rsid w:val="00603FC0"/>
    <w:rsid w:val="00605147"/>
    <w:rsid w:val="00605ABA"/>
    <w:rsid w:val="006069E2"/>
    <w:rsid w:val="00606C03"/>
    <w:rsid w:val="006075FC"/>
    <w:rsid w:val="00607643"/>
    <w:rsid w:val="00610081"/>
    <w:rsid w:val="0061140E"/>
    <w:rsid w:val="00611641"/>
    <w:rsid w:val="006123CA"/>
    <w:rsid w:val="006127AD"/>
    <w:rsid w:val="00612892"/>
    <w:rsid w:val="006134D6"/>
    <w:rsid w:val="00616F63"/>
    <w:rsid w:val="006174D3"/>
    <w:rsid w:val="00621805"/>
    <w:rsid w:val="006225CB"/>
    <w:rsid w:val="006225E5"/>
    <w:rsid w:val="006229C9"/>
    <w:rsid w:val="00622E4B"/>
    <w:rsid w:val="00623109"/>
    <w:rsid w:val="00624389"/>
    <w:rsid w:val="00625943"/>
    <w:rsid w:val="00625B87"/>
    <w:rsid w:val="00626ABB"/>
    <w:rsid w:val="00626AE4"/>
    <w:rsid w:val="00626CD3"/>
    <w:rsid w:val="00627149"/>
    <w:rsid w:val="00627914"/>
    <w:rsid w:val="00627E63"/>
    <w:rsid w:val="0063033C"/>
    <w:rsid w:val="00630346"/>
    <w:rsid w:val="0063219A"/>
    <w:rsid w:val="00632566"/>
    <w:rsid w:val="00633776"/>
    <w:rsid w:val="006363A1"/>
    <w:rsid w:val="0063694B"/>
    <w:rsid w:val="006377A0"/>
    <w:rsid w:val="00637C49"/>
    <w:rsid w:val="00640EBB"/>
    <w:rsid w:val="00641C26"/>
    <w:rsid w:val="0064253C"/>
    <w:rsid w:val="00642CAF"/>
    <w:rsid w:val="0064315F"/>
    <w:rsid w:val="00643772"/>
    <w:rsid w:val="00643E3C"/>
    <w:rsid w:val="006441E8"/>
    <w:rsid w:val="00645757"/>
    <w:rsid w:val="0064584C"/>
    <w:rsid w:val="00647518"/>
    <w:rsid w:val="00647844"/>
    <w:rsid w:val="00647FD7"/>
    <w:rsid w:val="00650E60"/>
    <w:rsid w:val="006513B5"/>
    <w:rsid w:val="006517A3"/>
    <w:rsid w:val="00651A0A"/>
    <w:rsid w:val="00651A11"/>
    <w:rsid w:val="00652A1F"/>
    <w:rsid w:val="00652A56"/>
    <w:rsid w:val="00652FDF"/>
    <w:rsid w:val="00653523"/>
    <w:rsid w:val="006540FA"/>
    <w:rsid w:val="006558DA"/>
    <w:rsid w:val="00657317"/>
    <w:rsid w:val="006600E3"/>
    <w:rsid w:val="00660F6E"/>
    <w:rsid w:val="0066131E"/>
    <w:rsid w:val="0066308C"/>
    <w:rsid w:val="00663234"/>
    <w:rsid w:val="00663250"/>
    <w:rsid w:val="0066473A"/>
    <w:rsid w:val="00664E4B"/>
    <w:rsid w:val="00666798"/>
    <w:rsid w:val="0066780D"/>
    <w:rsid w:val="00667EBB"/>
    <w:rsid w:val="00670EDE"/>
    <w:rsid w:val="00671248"/>
    <w:rsid w:val="006712B3"/>
    <w:rsid w:val="00671F51"/>
    <w:rsid w:val="00672408"/>
    <w:rsid w:val="00672C54"/>
    <w:rsid w:val="00674B3E"/>
    <w:rsid w:val="006751A1"/>
    <w:rsid w:val="0067577C"/>
    <w:rsid w:val="00675F23"/>
    <w:rsid w:val="006768B9"/>
    <w:rsid w:val="00680089"/>
    <w:rsid w:val="00680245"/>
    <w:rsid w:val="0068061F"/>
    <w:rsid w:val="00680736"/>
    <w:rsid w:val="00682C2D"/>
    <w:rsid w:val="00682D86"/>
    <w:rsid w:val="0068689B"/>
    <w:rsid w:val="00686D7D"/>
    <w:rsid w:val="00690422"/>
    <w:rsid w:val="006904D9"/>
    <w:rsid w:val="00691192"/>
    <w:rsid w:val="0069407D"/>
    <w:rsid w:val="00694728"/>
    <w:rsid w:val="006952D3"/>
    <w:rsid w:val="00695FAF"/>
    <w:rsid w:val="006967C9"/>
    <w:rsid w:val="006A05BD"/>
    <w:rsid w:val="006A05E5"/>
    <w:rsid w:val="006A05F8"/>
    <w:rsid w:val="006A08FC"/>
    <w:rsid w:val="006A0BFC"/>
    <w:rsid w:val="006A0D70"/>
    <w:rsid w:val="006A14DD"/>
    <w:rsid w:val="006A18F3"/>
    <w:rsid w:val="006A1D25"/>
    <w:rsid w:val="006A1D8F"/>
    <w:rsid w:val="006A3D45"/>
    <w:rsid w:val="006A3ECB"/>
    <w:rsid w:val="006A45B5"/>
    <w:rsid w:val="006A4AF7"/>
    <w:rsid w:val="006A524F"/>
    <w:rsid w:val="006A5405"/>
    <w:rsid w:val="006A5E28"/>
    <w:rsid w:val="006A7A2E"/>
    <w:rsid w:val="006B0853"/>
    <w:rsid w:val="006B28A9"/>
    <w:rsid w:val="006B2CA9"/>
    <w:rsid w:val="006B3190"/>
    <w:rsid w:val="006B3AA4"/>
    <w:rsid w:val="006B3F02"/>
    <w:rsid w:val="006B4AD7"/>
    <w:rsid w:val="006B4B20"/>
    <w:rsid w:val="006B615D"/>
    <w:rsid w:val="006B69B0"/>
    <w:rsid w:val="006B7AEE"/>
    <w:rsid w:val="006C151F"/>
    <w:rsid w:val="006C16EC"/>
    <w:rsid w:val="006C19AC"/>
    <w:rsid w:val="006C20C2"/>
    <w:rsid w:val="006C3FC6"/>
    <w:rsid w:val="006C41D4"/>
    <w:rsid w:val="006C4EB2"/>
    <w:rsid w:val="006C5691"/>
    <w:rsid w:val="006C5B59"/>
    <w:rsid w:val="006C5FD3"/>
    <w:rsid w:val="006C608C"/>
    <w:rsid w:val="006C7CC7"/>
    <w:rsid w:val="006D175F"/>
    <w:rsid w:val="006D189F"/>
    <w:rsid w:val="006D4B17"/>
    <w:rsid w:val="006D61FD"/>
    <w:rsid w:val="006D65CD"/>
    <w:rsid w:val="006D70A9"/>
    <w:rsid w:val="006E0852"/>
    <w:rsid w:val="006E08BF"/>
    <w:rsid w:val="006E0A0E"/>
    <w:rsid w:val="006E1196"/>
    <w:rsid w:val="006E145D"/>
    <w:rsid w:val="006E1A8D"/>
    <w:rsid w:val="006E2602"/>
    <w:rsid w:val="006E4074"/>
    <w:rsid w:val="006E42B3"/>
    <w:rsid w:val="006E5867"/>
    <w:rsid w:val="006E5D8D"/>
    <w:rsid w:val="006F01CD"/>
    <w:rsid w:val="006F03AF"/>
    <w:rsid w:val="006F04E0"/>
    <w:rsid w:val="006F0941"/>
    <w:rsid w:val="006F142E"/>
    <w:rsid w:val="006F195B"/>
    <w:rsid w:val="006F2662"/>
    <w:rsid w:val="006F3D73"/>
    <w:rsid w:val="006F434E"/>
    <w:rsid w:val="006F53FE"/>
    <w:rsid w:val="006F5BBC"/>
    <w:rsid w:val="006F62C3"/>
    <w:rsid w:val="006F7D9F"/>
    <w:rsid w:val="007000FC"/>
    <w:rsid w:val="00700E56"/>
    <w:rsid w:val="00703470"/>
    <w:rsid w:val="007050F3"/>
    <w:rsid w:val="00705464"/>
    <w:rsid w:val="007067A1"/>
    <w:rsid w:val="0070770A"/>
    <w:rsid w:val="00707C62"/>
    <w:rsid w:val="00707D2E"/>
    <w:rsid w:val="00711B96"/>
    <w:rsid w:val="007120B6"/>
    <w:rsid w:val="00712EFC"/>
    <w:rsid w:val="00714366"/>
    <w:rsid w:val="007149FA"/>
    <w:rsid w:val="00714AD0"/>
    <w:rsid w:val="00714E31"/>
    <w:rsid w:val="00714E8C"/>
    <w:rsid w:val="00717088"/>
    <w:rsid w:val="007170FA"/>
    <w:rsid w:val="00720362"/>
    <w:rsid w:val="00720DB7"/>
    <w:rsid w:val="007232BB"/>
    <w:rsid w:val="0072386A"/>
    <w:rsid w:val="00723C3A"/>
    <w:rsid w:val="007240B8"/>
    <w:rsid w:val="0072446F"/>
    <w:rsid w:val="00726BAE"/>
    <w:rsid w:val="00727C1E"/>
    <w:rsid w:val="00727DCE"/>
    <w:rsid w:val="007300B4"/>
    <w:rsid w:val="0073050B"/>
    <w:rsid w:val="00731C73"/>
    <w:rsid w:val="0073275D"/>
    <w:rsid w:val="00732ABA"/>
    <w:rsid w:val="00733724"/>
    <w:rsid w:val="00733AEC"/>
    <w:rsid w:val="00735020"/>
    <w:rsid w:val="0073515E"/>
    <w:rsid w:val="0073588D"/>
    <w:rsid w:val="007361F3"/>
    <w:rsid w:val="00737569"/>
    <w:rsid w:val="00737D9D"/>
    <w:rsid w:val="0074116B"/>
    <w:rsid w:val="007421E2"/>
    <w:rsid w:val="00742C0C"/>
    <w:rsid w:val="00743171"/>
    <w:rsid w:val="00745266"/>
    <w:rsid w:val="00745747"/>
    <w:rsid w:val="007463F7"/>
    <w:rsid w:val="0074719B"/>
    <w:rsid w:val="00747EDE"/>
    <w:rsid w:val="00750857"/>
    <w:rsid w:val="00750A6E"/>
    <w:rsid w:val="00751EA6"/>
    <w:rsid w:val="007520F2"/>
    <w:rsid w:val="00752BC0"/>
    <w:rsid w:val="0075415B"/>
    <w:rsid w:val="007549A3"/>
    <w:rsid w:val="00755BCE"/>
    <w:rsid w:val="00757C6B"/>
    <w:rsid w:val="00757F5D"/>
    <w:rsid w:val="0076007D"/>
    <w:rsid w:val="00761187"/>
    <w:rsid w:val="00761541"/>
    <w:rsid w:val="007628E9"/>
    <w:rsid w:val="00762D94"/>
    <w:rsid w:val="00763324"/>
    <w:rsid w:val="00763EF4"/>
    <w:rsid w:val="00764055"/>
    <w:rsid w:val="00764A2A"/>
    <w:rsid w:val="0076510B"/>
    <w:rsid w:val="00765456"/>
    <w:rsid w:val="0076555D"/>
    <w:rsid w:val="00765980"/>
    <w:rsid w:val="00765C4C"/>
    <w:rsid w:val="0076614F"/>
    <w:rsid w:val="00766509"/>
    <w:rsid w:val="00766558"/>
    <w:rsid w:val="00766E00"/>
    <w:rsid w:val="007671FB"/>
    <w:rsid w:val="00767725"/>
    <w:rsid w:val="0077003E"/>
    <w:rsid w:val="00770A51"/>
    <w:rsid w:val="00771071"/>
    <w:rsid w:val="007715B4"/>
    <w:rsid w:val="00771D52"/>
    <w:rsid w:val="007722F4"/>
    <w:rsid w:val="00772382"/>
    <w:rsid w:val="007726D5"/>
    <w:rsid w:val="00772FCB"/>
    <w:rsid w:val="00773212"/>
    <w:rsid w:val="00773981"/>
    <w:rsid w:val="0077426F"/>
    <w:rsid w:val="0077492B"/>
    <w:rsid w:val="00774E29"/>
    <w:rsid w:val="0077569F"/>
    <w:rsid w:val="00775F7F"/>
    <w:rsid w:val="00775FE8"/>
    <w:rsid w:val="0077699C"/>
    <w:rsid w:val="00777809"/>
    <w:rsid w:val="00777B60"/>
    <w:rsid w:val="00777D2D"/>
    <w:rsid w:val="00780494"/>
    <w:rsid w:val="00780664"/>
    <w:rsid w:val="00781B7B"/>
    <w:rsid w:val="00781D53"/>
    <w:rsid w:val="007825F1"/>
    <w:rsid w:val="00783964"/>
    <w:rsid w:val="00783CC1"/>
    <w:rsid w:val="00783DB8"/>
    <w:rsid w:val="0078464E"/>
    <w:rsid w:val="00784E62"/>
    <w:rsid w:val="00785AFB"/>
    <w:rsid w:val="007860D1"/>
    <w:rsid w:val="00786687"/>
    <w:rsid w:val="007873B3"/>
    <w:rsid w:val="00787FE3"/>
    <w:rsid w:val="00791242"/>
    <w:rsid w:val="007923C3"/>
    <w:rsid w:val="00793672"/>
    <w:rsid w:val="00793BF3"/>
    <w:rsid w:val="00794AEF"/>
    <w:rsid w:val="007953A2"/>
    <w:rsid w:val="00797FD6"/>
    <w:rsid w:val="007A0363"/>
    <w:rsid w:val="007A1652"/>
    <w:rsid w:val="007A16B4"/>
    <w:rsid w:val="007A3D7D"/>
    <w:rsid w:val="007A48A4"/>
    <w:rsid w:val="007A6F04"/>
    <w:rsid w:val="007B0559"/>
    <w:rsid w:val="007B1421"/>
    <w:rsid w:val="007B1923"/>
    <w:rsid w:val="007B1B0F"/>
    <w:rsid w:val="007B1E06"/>
    <w:rsid w:val="007B2022"/>
    <w:rsid w:val="007B2819"/>
    <w:rsid w:val="007B2CB1"/>
    <w:rsid w:val="007B3127"/>
    <w:rsid w:val="007B4657"/>
    <w:rsid w:val="007B5374"/>
    <w:rsid w:val="007B5D30"/>
    <w:rsid w:val="007B6DE9"/>
    <w:rsid w:val="007B7116"/>
    <w:rsid w:val="007C009F"/>
    <w:rsid w:val="007C1B0C"/>
    <w:rsid w:val="007C44B5"/>
    <w:rsid w:val="007C4769"/>
    <w:rsid w:val="007C56E4"/>
    <w:rsid w:val="007C5CCE"/>
    <w:rsid w:val="007C72C2"/>
    <w:rsid w:val="007C7B27"/>
    <w:rsid w:val="007D019C"/>
    <w:rsid w:val="007D1369"/>
    <w:rsid w:val="007D2C5B"/>
    <w:rsid w:val="007D2FEE"/>
    <w:rsid w:val="007D419A"/>
    <w:rsid w:val="007D482C"/>
    <w:rsid w:val="007D48D2"/>
    <w:rsid w:val="007D4C17"/>
    <w:rsid w:val="007D5BAF"/>
    <w:rsid w:val="007D68CC"/>
    <w:rsid w:val="007D7ABD"/>
    <w:rsid w:val="007D7CB1"/>
    <w:rsid w:val="007E0195"/>
    <w:rsid w:val="007E107E"/>
    <w:rsid w:val="007E1D2D"/>
    <w:rsid w:val="007E29E5"/>
    <w:rsid w:val="007E29F5"/>
    <w:rsid w:val="007E2D4D"/>
    <w:rsid w:val="007E3012"/>
    <w:rsid w:val="007E3D71"/>
    <w:rsid w:val="007E4425"/>
    <w:rsid w:val="007E4C27"/>
    <w:rsid w:val="007E5967"/>
    <w:rsid w:val="007E6288"/>
    <w:rsid w:val="007E6700"/>
    <w:rsid w:val="007E6D7A"/>
    <w:rsid w:val="007E71A8"/>
    <w:rsid w:val="007E74FA"/>
    <w:rsid w:val="007E7541"/>
    <w:rsid w:val="007E7FCA"/>
    <w:rsid w:val="007F1A0A"/>
    <w:rsid w:val="007F2024"/>
    <w:rsid w:val="007F20AE"/>
    <w:rsid w:val="007F3ABD"/>
    <w:rsid w:val="007F3E3A"/>
    <w:rsid w:val="007F5D2A"/>
    <w:rsid w:val="007F5D3C"/>
    <w:rsid w:val="007F646A"/>
    <w:rsid w:val="007F748E"/>
    <w:rsid w:val="007F74C6"/>
    <w:rsid w:val="007F760F"/>
    <w:rsid w:val="0080015C"/>
    <w:rsid w:val="0080041F"/>
    <w:rsid w:val="00800A8D"/>
    <w:rsid w:val="008030A0"/>
    <w:rsid w:val="0080353A"/>
    <w:rsid w:val="008042F5"/>
    <w:rsid w:val="008053EC"/>
    <w:rsid w:val="00805CCC"/>
    <w:rsid w:val="00806AA3"/>
    <w:rsid w:val="0081278E"/>
    <w:rsid w:val="00812DDB"/>
    <w:rsid w:val="00813089"/>
    <w:rsid w:val="00814327"/>
    <w:rsid w:val="008143BD"/>
    <w:rsid w:val="008148E8"/>
    <w:rsid w:val="00815347"/>
    <w:rsid w:val="0081694A"/>
    <w:rsid w:val="00817FE0"/>
    <w:rsid w:val="00820A9A"/>
    <w:rsid w:val="008213BB"/>
    <w:rsid w:val="00822594"/>
    <w:rsid w:val="0082288D"/>
    <w:rsid w:val="00826475"/>
    <w:rsid w:val="00826CC5"/>
    <w:rsid w:val="00827678"/>
    <w:rsid w:val="00830570"/>
    <w:rsid w:val="008308C6"/>
    <w:rsid w:val="00830CBA"/>
    <w:rsid w:val="00830F1A"/>
    <w:rsid w:val="00831CE4"/>
    <w:rsid w:val="0083359A"/>
    <w:rsid w:val="0083478A"/>
    <w:rsid w:val="008356BB"/>
    <w:rsid w:val="00836FD6"/>
    <w:rsid w:val="00837012"/>
    <w:rsid w:val="00840650"/>
    <w:rsid w:val="00840886"/>
    <w:rsid w:val="008412F7"/>
    <w:rsid w:val="00841AF6"/>
    <w:rsid w:val="00842264"/>
    <w:rsid w:val="00842681"/>
    <w:rsid w:val="008432DD"/>
    <w:rsid w:val="00843694"/>
    <w:rsid w:val="00844A4F"/>
    <w:rsid w:val="0084533C"/>
    <w:rsid w:val="00845993"/>
    <w:rsid w:val="00846315"/>
    <w:rsid w:val="00847F4C"/>
    <w:rsid w:val="00851588"/>
    <w:rsid w:val="00852CFD"/>
    <w:rsid w:val="00854C5A"/>
    <w:rsid w:val="00854EF6"/>
    <w:rsid w:val="00854EFF"/>
    <w:rsid w:val="00855110"/>
    <w:rsid w:val="00856235"/>
    <w:rsid w:val="00856252"/>
    <w:rsid w:val="00856AA5"/>
    <w:rsid w:val="00856EA1"/>
    <w:rsid w:val="00860D3F"/>
    <w:rsid w:val="008617FA"/>
    <w:rsid w:val="00861D6E"/>
    <w:rsid w:val="00862052"/>
    <w:rsid w:val="00862737"/>
    <w:rsid w:val="00863B10"/>
    <w:rsid w:val="00864029"/>
    <w:rsid w:val="0086515A"/>
    <w:rsid w:val="008651FE"/>
    <w:rsid w:val="0086618A"/>
    <w:rsid w:val="00867255"/>
    <w:rsid w:val="008672DB"/>
    <w:rsid w:val="00867D9D"/>
    <w:rsid w:val="008721AB"/>
    <w:rsid w:val="008763C1"/>
    <w:rsid w:val="0087738D"/>
    <w:rsid w:val="00880844"/>
    <w:rsid w:val="00880AF1"/>
    <w:rsid w:val="00880FF8"/>
    <w:rsid w:val="00882052"/>
    <w:rsid w:val="00883CE0"/>
    <w:rsid w:val="00884B3F"/>
    <w:rsid w:val="0088531B"/>
    <w:rsid w:val="00887332"/>
    <w:rsid w:val="00887FAA"/>
    <w:rsid w:val="008904BB"/>
    <w:rsid w:val="00891027"/>
    <w:rsid w:val="00892896"/>
    <w:rsid w:val="008953E5"/>
    <w:rsid w:val="00895628"/>
    <w:rsid w:val="00895C5E"/>
    <w:rsid w:val="00896DDA"/>
    <w:rsid w:val="00897777"/>
    <w:rsid w:val="008A12F9"/>
    <w:rsid w:val="008A14DB"/>
    <w:rsid w:val="008A1606"/>
    <w:rsid w:val="008A2482"/>
    <w:rsid w:val="008A4501"/>
    <w:rsid w:val="008A4DB2"/>
    <w:rsid w:val="008A505B"/>
    <w:rsid w:val="008A55CA"/>
    <w:rsid w:val="008A5837"/>
    <w:rsid w:val="008A66CE"/>
    <w:rsid w:val="008A7113"/>
    <w:rsid w:val="008B00B8"/>
    <w:rsid w:val="008B06D1"/>
    <w:rsid w:val="008B0F1A"/>
    <w:rsid w:val="008B130F"/>
    <w:rsid w:val="008B1B75"/>
    <w:rsid w:val="008B1E3F"/>
    <w:rsid w:val="008B241A"/>
    <w:rsid w:val="008B2838"/>
    <w:rsid w:val="008B3B8D"/>
    <w:rsid w:val="008B47D7"/>
    <w:rsid w:val="008B56C3"/>
    <w:rsid w:val="008B57CC"/>
    <w:rsid w:val="008B57F2"/>
    <w:rsid w:val="008B5BE7"/>
    <w:rsid w:val="008B7292"/>
    <w:rsid w:val="008C1944"/>
    <w:rsid w:val="008C19EB"/>
    <w:rsid w:val="008C210F"/>
    <w:rsid w:val="008C2520"/>
    <w:rsid w:val="008C3779"/>
    <w:rsid w:val="008C3E38"/>
    <w:rsid w:val="008C445F"/>
    <w:rsid w:val="008C52ED"/>
    <w:rsid w:val="008C673B"/>
    <w:rsid w:val="008C7185"/>
    <w:rsid w:val="008C7728"/>
    <w:rsid w:val="008D01CD"/>
    <w:rsid w:val="008D05AB"/>
    <w:rsid w:val="008D0612"/>
    <w:rsid w:val="008D1AA3"/>
    <w:rsid w:val="008D271D"/>
    <w:rsid w:val="008D2B7B"/>
    <w:rsid w:val="008D3BDE"/>
    <w:rsid w:val="008D3F97"/>
    <w:rsid w:val="008D5444"/>
    <w:rsid w:val="008D643D"/>
    <w:rsid w:val="008D7A3F"/>
    <w:rsid w:val="008E2AC8"/>
    <w:rsid w:val="008E2C1A"/>
    <w:rsid w:val="008E34DF"/>
    <w:rsid w:val="008E3BF2"/>
    <w:rsid w:val="008E488C"/>
    <w:rsid w:val="008E5EC0"/>
    <w:rsid w:val="008E767C"/>
    <w:rsid w:val="008F0507"/>
    <w:rsid w:val="008F09A2"/>
    <w:rsid w:val="008F19D0"/>
    <w:rsid w:val="008F265A"/>
    <w:rsid w:val="008F3008"/>
    <w:rsid w:val="008F3624"/>
    <w:rsid w:val="008F3981"/>
    <w:rsid w:val="008F3D2C"/>
    <w:rsid w:val="008F406F"/>
    <w:rsid w:val="008F40AE"/>
    <w:rsid w:val="008F4267"/>
    <w:rsid w:val="008F4791"/>
    <w:rsid w:val="008F4CC0"/>
    <w:rsid w:val="008F5E5C"/>
    <w:rsid w:val="008F6408"/>
    <w:rsid w:val="008F67EA"/>
    <w:rsid w:val="008F772F"/>
    <w:rsid w:val="008F7BF3"/>
    <w:rsid w:val="009001A0"/>
    <w:rsid w:val="009012BD"/>
    <w:rsid w:val="009014D3"/>
    <w:rsid w:val="00902189"/>
    <w:rsid w:val="009060C2"/>
    <w:rsid w:val="009065F0"/>
    <w:rsid w:val="0090693A"/>
    <w:rsid w:val="0090773A"/>
    <w:rsid w:val="00907A3D"/>
    <w:rsid w:val="00907EF7"/>
    <w:rsid w:val="009114F0"/>
    <w:rsid w:val="00912C93"/>
    <w:rsid w:val="0091511D"/>
    <w:rsid w:val="00915258"/>
    <w:rsid w:val="00915320"/>
    <w:rsid w:val="00917686"/>
    <w:rsid w:val="009179F7"/>
    <w:rsid w:val="00917D22"/>
    <w:rsid w:val="00920BC6"/>
    <w:rsid w:val="009212D2"/>
    <w:rsid w:val="00921307"/>
    <w:rsid w:val="009215B2"/>
    <w:rsid w:val="009219C7"/>
    <w:rsid w:val="00921D02"/>
    <w:rsid w:val="00921E44"/>
    <w:rsid w:val="0092288A"/>
    <w:rsid w:val="00922D16"/>
    <w:rsid w:val="00922DDB"/>
    <w:rsid w:val="00923164"/>
    <w:rsid w:val="009239AB"/>
    <w:rsid w:val="00924071"/>
    <w:rsid w:val="0092412A"/>
    <w:rsid w:val="00924789"/>
    <w:rsid w:val="00924FFC"/>
    <w:rsid w:val="00926C0C"/>
    <w:rsid w:val="00930832"/>
    <w:rsid w:val="009309A6"/>
    <w:rsid w:val="0093183F"/>
    <w:rsid w:val="009323C7"/>
    <w:rsid w:val="00932906"/>
    <w:rsid w:val="00933580"/>
    <w:rsid w:val="009335D5"/>
    <w:rsid w:val="009335FF"/>
    <w:rsid w:val="00934B47"/>
    <w:rsid w:val="00935836"/>
    <w:rsid w:val="0093603F"/>
    <w:rsid w:val="00937046"/>
    <w:rsid w:val="00940470"/>
    <w:rsid w:val="00940886"/>
    <w:rsid w:val="00941BCA"/>
    <w:rsid w:val="00943C16"/>
    <w:rsid w:val="00943FE9"/>
    <w:rsid w:val="009443DA"/>
    <w:rsid w:val="00945FCF"/>
    <w:rsid w:val="00946D50"/>
    <w:rsid w:val="00947E6E"/>
    <w:rsid w:val="00950324"/>
    <w:rsid w:val="00951731"/>
    <w:rsid w:val="0095176D"/>
    <w:rsid w:val="00952282"/>
    <w:rsid w:val="00952727"/>
    <w:rsid w:val="00952981"/>
    <w:rsid w:val="00952E41"/>
    <w:rsid w:val="00953274"/>
    <w:rsid w:val="0095493F"/>
    <w:rsid w:val="00955623"/>
    <w:rsid w:val="00960AE7"/>
    <w:rsid w:val="00960CB4"/>
    <w:rsid w:val="00961872"/>
    <w:rsid w:val="00961C94"/>
    <w:rsid w:val="00963244"/>
    <w:rsid w:val="00964350"/>
    <w:rsid w:val="0096498C"/>
    <w:rsid w:val="0096505C"/>
    <w:rsid w:val="00965F55"/>
    <w:rsid w:val="009715E8"/>
    <w:rsid w:val="0097271C"/>
    <w:rsid w:val="0097317D"/>
    <w:rsid w:val="00973630"/>
    <w:rsid w:val="00973F52"/>
    <w:rsid w:val="00975021"/>
    <w:rsid w:val="00976DE8"/>
    <w:rsid w:val="00977125"/>
    <w:rsid w:val="00981504"/>
    <w:rsid w:val="009827AE"/>
    <w:rsid w:val="009827F7"/>
    <w:rsid w:val="00982C0D"/>
    <w:rsid w:val="00983A9E"/>
    <w:rsid w:val="00983C35"/>
    <w:rsid w:val="009848AC"/>
    <w:rsid w:val="0098510A"/>
    <w:rsid w:val="00985C1B"/>
    <w:rsid w:val="0098697C"/>
    <w:rsid w:val="009879CA"/>
    <w:rsid w:val="00990D44"/>
    <w:rsid w:val="0099139D"/>
    <w:rsid w:val="00991D6A"/>
    <w:rsid w:val="009941B2"/>
    <w:rsid w:val="00994D76"/>
    <w:rsid w:val="00995014"/>
    <w:rsid w:val="0099606C"/>
    <w:rsid w:val="009965CD"/>
    <w:rsid w:val="00996A9C"/>
    <w:rsid w:val="00996FAF"/>
    <w:rsid w:val="009974EF"/>
    <w:rsid w:val="009A02D2"/>
    <w:rsid w:val="009A3807"/>
    <w:rsid w:val="009A3BD9"/>
    <w:rsid w:val="009A5069"/>
    <w:rsid w:val="009A576E"/>
    <w:rsid w:val="009A736C"/>
    <w:rsid w:val="009A763B"/>
    <w:rsid w:val="009A7800"/>
    <w:rsid w:val="009B01D3"/>
    <w:rsid w:val="009B094A"/>
    <w:rsid w:val="009B30F1"/>
    <w:rsid w:val="009B32EB"/>
    <w:rsid w:val="009B42B1"/>
    <w:rsid w:val="009B447A"/>
    <w:rsid w:val="009B4EA2"/>
    <w:rsid w:val="009B5891"/>
    <w:rsid w:val="009B5ADA"/>
    <w:rsid w:val="009B61D7"/>
    <w:rsid w:val="009B63CC"/>
    <w:rsid w:val="009B677B"/>
    <w:rsid w:val="009C0177"/>
    <w:rsid w:val="009C0239"/>
    <w:rsid w:val="009C039A"/>
    <w:rsid w:val="009C0447"/>
    <w:rsid w:val="009C09EA"/>
    <w:rsid w:val="009C0F03"/>
    <w:rsid w:val="009C2B8A"/>
    <w:rsid w:val="009C484C"/>
    <w:rsid w:val="009C597E"/>
    <w:rsid w:val="009C5D88"/>
    <w:rsid w:val="009C67F0"/>
    <w:rsid w:val="009C6B17"/>
    <w:rsid w:val="009C7211"/>
    <w:rsid w:val="009C75FA"/>
    <w:rsid w:val="009C7729"/>
    <w:rsid w:val="009D0E46"/>
    <w:rsid w:val="009D0F27"/>
    <w:rsid w:val="009D1957"/>
    <w:rsid w:val="009D2253"/>
    <w:rsid w:val="009D3709"/>
    <w:rsid w:val="009D39AC"/>
    <w:rsid w:val="009D3EC0"/>
    <w:rsid w:val="009D4310"/>
    <w:rsid w:val="009D4705"/>
    <w:rsid w:val="009D49BF"/>
    <w:rsid w:val="009D4DAA"/>
    <w:rsid w:val="009D4F95"/>
    <w:rsid w:val="009D5EC4"/>
    <w:rsid w:val="009D68C3"/>
    <w:rsid w:val="009D693F"/>
    <w:rsid w:val="009D6E25"/>
    <w:rsid w:val="009E1070"/>
    <w:rsid w:val="009E20B9"/>
    <w:rsid w:val="009E2127"/>
    <w:rsid w:val="009E2E67"/>
    <w:rsid w:val="009E4A3C"/>
    <w:rsid w:val="009E4BE6"/>
    <w:rsid w:val="009E5237"/>
    <w:rsid w:val="009E54FF"/>
    <w:rsid w:val="009E635B"/>
    <w:rsid w:val="009E6378"/>
    <w:rsid w:val="009E7B38"/>
    <w:rsid w:val="009F0000"/>
    <w:rsid w:val="009F2D85"/>
    <w:rsid w:val="009F35DB"/>
    <w:rsid w:val="009F3936"/>
    <w:rsid w:val="009F4DD8"/>
    <w:rsid w:val="009F4EA1"/>
    <w:rsid w:val="009F54FF"/>
    <w:rsid w:val="009F5768"/>
    <w:rsid w:val="009F5B2D"/>
    <w:rsid w:val="009F6F4B"/>
    <w:rsid w:val="009F727D"/>
    <w:rsid w:val="00A00D20"/>
    <w:rsid w:val="00A01048"/>
    <w:rsid w:val="00A01C5C"/>
    <w:rsid w:val="00A01DD6"/>
    <w:rsid w:val="00A02DC1"/>
    <w:rsid w:val="00A0340E"/>
    <w:rsid w:val="00A037D6"/>
    <w:rsid w:val="00A04494"/>
    <w:rsid w:val="00A05324"/>
    <w:rsid w:val="00A0552B"/>
    <w:rsid w:val="00A057E1"/>
    <w:rsid w:val="00A057EF"/>
    <w:rsid w:val="00A05994"/>
    <w:rsid w:val="00A05F18"/>
    <w:rsid w:val="00A065E9"/>
    <w:rsid w:val="00A073BB"/>
    <w:rsid w:val="00A07C97"/>
    <w:rsid w:val="00A10C64"/>
    <w:rsid w:val="00A11262"/>
    <w:rsid w:val="00A12C66"/>
    <w:rsid w:val="00A13CA6"/>
    <w:rsid w:val="00A144D9"/>
    <w:rsid w:val="00A14518"/>
    <w:rsid w:val="00A15453"/>
    <w:rsid w:val="00A157A7"/>
    <w:rsid w:val="00A157C5"/>
    <w:rsid w:val="00A1665D"/>
    <w:rsid w:val="00A20BB9"/>
    <w:rsid w:val="00A21CD6"/>
    <w:rsid w:val="00A22505"/>
    <w:rsid w:val="00A22976"/>
    <w:rsid w:val="00A22CF5"/>
    <w:rsid w:val="00A23404"/>
    <w:rsid w:val="00A247EA"/>
    <w:rsid w:val="00A25661"/>
    <w:rsid w:val="00A25803"/>
    <w:rsid w:val="00A26E37"/>
    <w:rsid w:val="00A26EE0"/>
    <w:rsid w:val="00A30197"/>
    <w:rsid w:val="00A303DE"/>
    <w:rsid w:val="00A31ACB"/>
    <w:rsid w:val="00A320D3"/>
    <w:rsid w:val="00A325C4"/>
    <w:rsid w:val="00A32989"/>
    <w:rsid w:val="00A32CA5"/>
    <w:rsid w:val="00A3366E"/>
    <w:rsid w:val="00A3377F"/>
    <w:rsid w:val="00A34877"/>
    <w:rsid w:val="00A3670C"/>
    <w:rsid w:val="00A3764A"/>
    <w:rsid w:val="00A40157"/>
    <w:rsid w:val="00A40DF5"/>
    <w:rsid w:val="00A41A7A"/>
    <w:rsid w:val="00A43AF7"/>
    <w:rsid w:val="00A43DA5"/>
    <w:rsid w:val="00A44392"/>
    <w:rsid w:val="00A44671"/>
    <w:rsid w:val="00A45019"/>
    <w:rsid w:val="00A453F0"/>
    <w:rsid w:val="00A45994"/>
    <w:rsid w:val="00A50655"/>
    <w:rsid w:val="00A50C57"/>
    <w:rsid w:val="00A53090"/>
    <w:rsid w:val="00A53555"/>
    <w:rsid w:val="00A54C5C"/>
    <w:rsid w:val="00A55CB0"/>
    <w:rsid w:val="00A55D1B"/>
    <w:rsid w:val="00A56489"/>
    <w:rsid w:val="00A56623"/>
    <w:rsid w:val="00A5683E"/>
    <w:rsid w:val="00A56F92"/>
    <w:rsid w:val="00A57107"/>
    <w:rsid w:val="00A57B7F"/>
    <w:rsid w:val="00A57C44"/>
    <w:rsid w:val="00A60092"/>
    <w:rsid w:val="00A6155B"/>
    <w:rsid w:val="00A61ED6"/>
    <w:rsid w:val="00A6216D"/>
    <w:rsid w:val="00A62BBA"/>
    <w:rsid w:val="00A65282"/>
    <w:rsid w:val="00A65698"/>
    <w:rsid w:val="00A660A5"/>
    <w:rsid w:val="00A669C8"/>
    <w:rsid w:val="00A66AAF"/>
    <w:rsid w:val="00A707CF"/>
    <w:rsid w:val="00A70825"/>
    <w:rsid w:val="00A70E9D"/>
    <w:rsid w:val="00A7438F"/>
    <w:rsid w:val="00A74C3B"/>
    <w:rsid w:val="00A75964"/>
    <w:rsid w:val="00A76635"/>
    <w:rsid w:val="00A76F81"/>
    <w:rsid w:val="00A7795D"/>
    <w:rsid w:val="00A803BB"/>
    <w:rsid w:val="00A81FFE"/>
    <w:rsid w:val="00A824CC"/>
    <w:rsid w:val="00A84229"/>
    <w:rsid w:val="00A847EF"/>
    <w:rsid w:val="00A84DF5"/>
    <w:rsid w:val="00A8502C"/>
    <w:rsid w:val="00A8523A"/>
    <w:rsid w:val="00A858C8"/>
    <w:rsid w:val="00A872F6"/>
    <w:rsid w:val="00A87EA8"/>
    <w:rsid w:val="00A9011C"/>
    <w:rsid w:val="00A9038C"/>
    <w:rsid w:val="00A9117C"/>
    <w:rsid w:val="00A912FB"/>
    <w:rsid w:val="00A92DC6"/>
    <w:rsid w:val="00A92F7D"/>
    <w:rsid w:val="00A93F5A"/>
    <w:rsid w:val="00A9400A"/>
    <w:rsid w:val="00A95347"/>
    <w:rsid w:val="00A9661D"/>
    <w:rsid w:val="00A9696B"/>
    <w:rsid w:val="00A97DAA"/>
    <w:rsid w:val="00AA0998"/>
    <w:rsid w:val="00AA0B11"/>
    <w:rsid w:val="00AA1724"/>
    <w:rsid w:val="00AA18B2"/>
    <w:rsid w:val="00AA35BA"/>
    <w:rsid w:val="00AA3C91"/>
    <w:rsid w:val="00AA3D4B"/>
    <w:rsid w:val="00AA48DB"/>
    <w:rsid w:val="00AA4CFD"/>
    <w:rsid w:val="00AA5010"/>
    <w:rsid w:val="00AA526C"/>
    <w:rsid w:val="00AA5AB5"/>
    <w:rsid w:val="00AA5FE1"/>
    <w:rsid w:val="00AA6016"/>
    <w:rsid w:val="00AA72B4"/>
    <w:rsid w:val="00AA7AEA"/>
    <w:rsid w:val="00AA7EF5"/>
    <w:rsid w:val="00AB3FB7"/>
    <w:rsid w:val="00AB4C36"/>
    <w:rsid w:val="00AB56E8"/>
    <w:rsid w:val="00AB766B"/>
    <w:rsid w:val="00AB795F"/>
    <w:rsid w:val="00AC2727"/>
    <w:rsid w:val="00AC29E8"/>
    <w:rsid w:val="00AC4E44"/>
    <w:rsid w:val="00AC523F"/>
    <w:rsid w:val="00AC5499"/>
    <w:rsid w:val="00AC5501"/>
    <w:rsid w:val="00AC5A30"/>
    <w:rsid w:val="00AC5FAA"/>
    <w:rsid w:val="00AC65B8"/>
    <w:rsid w:val="00AD0615"/>
    <w:rsid w:val="00AD0AF0"/>
    <w:rsid w:val="00AD118F"/>
    <w:rsid w:val="00AD119C"/>
    <w:rsid w:val="00AD2BD0"/>
    <w:rsid w:val="00AD307E"/>
    <w:rsid w:val="00AD3758"/>
    <w:rsid w:val="00AD44E4"/>
    <w:rsid w:val="00AD4BFB"/>
    <w:rsid w:val="00AD583D"/>
    <w:rsid w:val="00AD5AC6"/>
    <w:rsid w:val="00AD5EED"/>
    <w:rsid w:val="00AD67BF"/>
    <w:rsid w:val="00AD723E"/>
    <w:rsid w:val="00AD73B9"/>
    <w:rsid w:val="00AE0ADB"/>
    <w:rsid w:val="00AE0BB4"/>
    <w:rsid w:val="00AE243D"/>
    <w:rsid w:val="00AE2D5D"/>
    <w:rsid w:val="00AE2E20"/>
    <w:rsid w:val="00AE3306"/>
    <w:rsid w:val="00AE39D1"/>
    <w:rsid w:val="00AE3D3A"/>
    <w:rsid w:val="00AE5038"/>
    <w:rsid w:val="00AE515E"/>
    <w:rsid w:val="00AE6E25"/>
    <w:rsid w:val="00AF0729"/>
    <w:rsid w:val="00AF1B5C"/>
    <w:rsid w:val="00AF2703"/>
    <w:rsid w:val="00AF3426"/>
    <w:rsid w:val="00AF365A"/>
    <w:rsid w:val="00AF38F2"/>
    <w:rsid w:val="00AF4334"/>
    <w:rsid w:val="00AF53BD"/>
    <w:rsid w:val="00AF5571"/>
    <w:rsid w:val="00AF5AA5"/>
    <w:rsid w:val="00AF5FC1"/>
    <w:rsid w:val="00AF6CC9"/>
    <w:rsid w:val="00B00DD9"/>
    <w:rsid w:val="00B0132D"/>
    <w:rsid w:val="00B0185A"/>
    <w:rsid w:val="00B0251E"/>
    <w:rsid w:val="00B05204"/>
    <w:rsid w:val="00B05237"/>
    <w:rsid w:val="00B0694C"/>
    <w:rsid w:val="00B06FEA"/>
    <w:rsid w:val="00B10203"/>
    <w:rsid w:val="00B105C2"/>
    <w:rsid w:val="00B12AB5"/>
    <w:rsid w:val="00B14194"/>
    <w:rsid w:val="00B14571"/>
    <w:rsid w:val="00B14654"/>
    <w:rsid w:val="00B1599F"/>
    <w:rsid w:val="00B164CB"/>
    <w:rsid w:val="00B16B10"/>
    <w:rsid w:val="00B172D9"/>
    <w:rsid w:val="00B17B29"/>
    <w:rsid w:val="00B20466"/>
    <w:rsid w:val="00B206D1"/>
    <w:rsid w:val="00B23A7F"/>
    <w:rsid w:val="00B23B01"/>
    <w:rsid w:val="00B25421"/>
    <w:rsid w:val="00B256A8"/>
    <w:rsid w:val="00B25D30"/>
    <w:rsid w:val="00B26687"/>
    <w:rsid w:val="00B26787"/>
    <w:rsid w:val="00B267CF"/>
    <w:rsid w:val="00B26865"/>
    <w:rsid w:val="00B268CE"/>
    <w:rsid w:val="00B27A2C"/>
    <w:rsid w:val="00B301C0"/>
    <w:rsid w:val="00B31F64"/>
    <w:rsid w:val="00B31FC8"/>
    <w:rsid w:val="00B32208"/>
    <w:rsid w:val="00B3295D"/>
    <w:rsid w:val="00B336E6"/>
    <w:rsid w:val="00B33721"/>
    <w:rsid w:val="00B33A73"/>
    <w:rsid w:val="00B34344"/>
    <w:rsid w:val="00B34801"/>
    <w:rsid w:val="00B35457"/>
    <w:rsid w:val="00B36009"/>
    <w:rsid w:val="00B36A22"/>
    <w:rsid w:val="00B40CD4"/>
    <w:rsid w:val="00B4123F"/>
    <w:rsid w:val="00B41603"/>
    <w:rsid w:val="00B4180E"/>
    <w:rsid w:val="00B42A1B"/>
    <w:rsid w:val="00B42B0E"/>
    <w:rsid w:val="00B441F2"/>
    <w:rsid w:val="00B4489C"/>
    <w:rsid w:val="00B44E4C"/>
    <w:rsid w:val="00B4546F"/>
    <w:rsid w:val="00B50493"/>
    <w:rsid w:val="00B516A7"/>
    <w:rsid w:val="00B51819"/>
    <w:rsid w:val="00B51DB2"/>
    <w:rsid w:val="00B524AB"/>
    <w:rsid w:val="00B52FC3"/>
    <w:rsid w:val="00B53E61"/>
    <w:rsid w:val="00B53E9D"/>
    <w:rsid w:val="00B545FB"/>
    <w:rsid w:val="00B5505D"/>
    <w:rsid w:val="00B556DE"/>
    <w:rsid w:val="00B56D9D"/>
    <w:rsid w:val="00B5760B"/>
    <w:rsid w:val="00B608D1"/>
    <w:rsid w:val="00B609E6"/>
    <w:rsid w:val="00B60E01"/>
    <w:rsid w:val="00B60F19"/>
    <w:rsid w:val="00B61DF4"/>
    <w:rsid w:val="00B634B9"/>
    <w:rsid w:val="00B63519"/>
    <w:rsid w:val="00B6365A"/>
    <w:rsid w:val="00B63CCF"/>
    <w:rsid w:val="00B641CA"/>
    <w:rsid w:val="00B64B30"/>
    <w:rsid w:val="00B65D2F"/>
    <w:rsid w:val="00B7039E"/>
    <w:rsid w:val="00B70885"/>
    <w:rsid w:val="00B70959"/>
    <w:rsid w:val="00B7165D"/>
    <w:rsid w:val="00B71F64"/>
    <w:rsid w:val="00B7343A"/>
    <w:rsid w:val="00B7362F"/>
    <w:rsid w:val="00B73F51"/>
    <w:rsid w:val="00B74FC5"/>
    <w:rsid w:val="00B75531"/>
    <w:rsid w:val="00B75FA7"/>
    <w:rsid w:val="00B762C8"/>
    <w:rsid w:val="00B77986"/>
    <w:rsid w:val="00B80797"/>
    <w:rsid w:val="00B82172"/>
    <w:rsid w:val="00B826AC"/>
    <w:rsid w:val="00B828AF"/>
    <w:rsid w:val="00B83404"/>
    <w:rsid w:val="00B838E5"/>
    <w:rsid w:val="00B84286"/>
    <w:rsid w:val="00B84D4B"/>
    <w:rsid w:val="00B84FDD"/>
    <w:rsid w:val="00B85234"/>
    <w:rsid w:val="00B85760"/>
    <w:rsid w:val="00B86653"/>
    <w:rsid w:val="00B86BAB"/>
    <w:rsid w:val="00B86D0C"/>
    <w:rsid w:val="00B87D95"/>
    <w:rsid w:val="00B905D7"/>
    <w:rsid w:val="00B9103C"/>
    <w:rsid w:val="00B91901"/>
    <w:rsid w:val="00B92610"/>
    <w:rsid w:val="00B92E53"/>
    <w:rsid w:val="00B92FFC"/>
    <w:rsid w:val="00B96A1E"/>
    <w:rsid w:val="00B96B19"/>
    <w:rsid w:val="00B96B1E"/>
    <w:rsid w:val="00B96E48"/>
    <w:rsid w:val="00B975BF"/>
    <w:rsid w:val="00BA19CD"/>
    <w:rsid w:val="00BA1C29"/>
    <w:rsid w:val="00BA209B"/>
    <w:rsid w:val="00BA3659"/>
    <w:rsid w:val="00BA42FA"/>
    <w:rsid w:val="00BA4C0A"/>
    <w:rsid w:val="00BA6788"/>
    <w:rsid w:val="00BB1F25"/>
    <w:rsid w:val="00BB253A"/>
    <w:rsid w:val="00BB2DC6"/>
    <w:rsid w:val="00BB2FCA"/>
    <w:rsid w:val="00BB303A"/>
    <w:rsid w:val="00BB4427"/>
    <w:rsid w:val="00BB4CE3"/>
    <w:rsid w:val="00BB4D23"/>
    <w:rsid w:val="00BB577D"/>
    <w:rsid w:val="00BB772B"/>
    <w:rsid w:val="00BB7BCA"/>
    <w:rsid w:val="00BC2068"/>
    <w:rsid w:val="00BC231B"/>
    <w:rsid w:val="00BC2782"/>
    <w:rsid w:val="00BC31E2"/>
    <w:rsid w:val="00BC47C5"/>
    <w:rsid w:val="00BC4A53"/>
    <w:rsid w:val="00BC5C9E"/>
    <w:rsid w:val="00BD0A01"/>
    <w:rsid w:val="00BD0ABD"/>
    <w:rsid w:val="00BD0B3D"/>
    <w:rsid w:val="00BD0FFE"/>
    <w:rsid w:val="00BD1DC4"/>
    <w:rsid w:val="00BD2640"/>
    <w:rsid w:val="00BD4444"/>
    <w:rsid w:val="00BD5160"/>
    <w:rsid w:val="00BD6DD8"/>
    <w:rsid w:val="00BD7287"/>
    <w:rsid w:val="00BD78EB"/>
    <w:rsid w:val="00BD7FE3"/>
    <w:rsid w:val="00BE08CD"/>
    <w:rsid w:val="00BE0CF3"/>
    <w:rsid w:val="00BE1CF1"/>
    <w:rsid w:val="00BE3F3A"/>
    <w:rsid w:val="00BE4898"/>
    <w:rsid w:val="00BE670E"/>
    <w:rsid w:val="00BE68D9"/>
    <w:rsid w:val="00BE7123"/>
    <w:rsid w:val="00BE7331"/>
    <w:rsid w:val="00BE790C"/>
    <w:rsid w:val="00BE7F5D"/>
    <w:rsid w:val="00BF0761"/>
    <w:rsid w:val="00BF128D"/>
    <w:rsid w:val="00BF1A81"/>
    <w:rsid w:val="00BF1BF5"/>
    <w:rsid w:val="00BF1F7F"/>
    <w:rsid w:val="00BF2CE7"/>
    <w:rsid w:val="00BF32BC"/>
    <w:rsid w:val="00BF3F29"/>
    <w:rsid w:val="00BF4AAC"/>
    <w:rsid w:val="00BF4F56"/>
    <w:rsid w:val="00BF5BE5"/>
    <w:rsid w:val="00BF6766"/>
    <w:rsid w:val="00BF68B0"/>
    <w:rsid w:val="00BF6F9F"/>
    <w:rsid w:val="00BF7697"/>
    <w:rsid w:val="00BF78C1"/>
    <w:rsid w:val="00C01867"/>
    <w:rsid w:val="00C01A4F"/>
    <w:rsid w:val="00C02566"/>
    <w:rsid w:val="00C02D9E"/>
    <w:rsid w:val="00C04654"/>
    <w:rsid w:val="00C05310"/>
    <w:rsid w:val="00C05FF9"/>
    <w:rsid w:val="00C07DDE"/>
    <w:rsid w:val="00C105BE"/>
    <w:rsid w:val="00C11860"/>
    <w:rsid w:val="00C12487"/>
    <w:rsid w:val="00C12F9E"/>
    <w:rsid w:val="00C13084"/>
    <w:rsid w:val="00C13383"/>
    <w:rsid w:val="00C1461B"/>
    <w:rsid w:val="00C15B2D"/>
    <w:rsid w:val="00C15B94"/>
    <w:rsid w:val="00C173C1"/>
    <w:rsid w:val="00C178B1"/>
    <w:rsid w:val="00C202C4"/>
    <w:rsid w:val="00C2072E"/>
    <w:rsid w:val="00C23156"/>
    <w:rsid w:val="00C23224"/>
    <w:rsid w:val="00C23354"/>
    <w:rsid w:val="00C23DF8"/>
    <w:rsid w:val="00C23EE1"/>
    <w:rsid w:val="00C245D2"/>
    <w:rsid w:val="00C246EE"/>
    <w:rsid w:val="00C252D6"/>
    <w:rsid w:val="00C259A8"/>
    <w:rsid w:val="00C26298"/>
    <w:rsid w:val="00C272E8"/>
    <w:rsid w:val="00C27A7C"/>
    <w:rsid w:val="00C3013E"/>
    <w:rsid w:val="00C30E62"/>
    <w:rsid w:val="00C317F8"/>
    <w:rsid w:val="00C319C6"/>
    <w:rsid w:val="00C31A7E"/>
    <w:rsid w:val="00C3217D"/>
    <w:rsid w:val="00C3259A"/>
    <w:rsid w:val="00C3373B"/>
    <w:rsid w:val="00C341D8"/>
    <w:rsid w:val="00C3564F"/>
    <w:rsid w:val="00C35939"/>
    <w:rsid w:val="00C36A24"/>
    <w:rsid w:val="00C37047"/>
    <w:rsid w:val="00C37D8F"/>
    <w:rsid w:val="00C41E3F"/>
    <w:rsid w:val="00C420D5"/>
    <w:rsid w:val="00C4295F"/>
    <w:rsid w:val="00C43009"/>
    <w:rsid w:val="00C430ED"/>
    <w:rsid w:val="00C434AE"/>
    <w:rsid w:val="00C43CB7"/>
    <w:rsid w:val="00C441D6"/>
    <w:rsid w:val="00C45385"/>
    <w:rsid w:val="00C453ED"/>
    <w:rsid w:val="00C45409"/>
    <w:rsid w:val="00C45E7B"/>
    <w:rsid w:val="00C46F1D"/>
    <w:rsid w:val="00C4774B"/>
    <w:rsid w:val="00C502E8"/>
    <w:rsid w:val="00C50953"/>
    <w:rsid w:val="00C50A4C"/>
    <w:rsid w:val="00C51D86"/>
    <w:rsid w:val="00C522C6"/>
    <w:rsid w:val="00C52341"/>
    <w:rsid w:val="00C530F1"/>
    <w:rsid w:val="00C5340C"/>
    <w:rsid w:val="00C5358A"/>
    <w:rsid w:val="00C53680"/>
    <w:rsid w:val="00C538C3"/>
    <w:rsid w:val="00C541C4"/>
    <w:rsid w:val="00C54D11"/>
    <w:rsid w:val="00C55A6A"/>
    <w:rsid w:val="00C56709"/>
    <w:rsid w:val="00C56AE1"/>
    <w:rsid w:val="00C56BAF"/>
    <w:rsid w:val="00C575A7"/>
    <w:rsid w:val="00C60C85"/>
    <w:rsid w:val="00C6117D"/>
    <w:rsid w:val="00C61D48"/>
    <w:rsid w:val="00C622D8"/>
    <w:rsid w:val="00C62FBA"/>
    <w:rsid w:val="00C642DA"/>
    <w:rsid w:val="00C64A0E"/>
    <w:rsid w:val="00C652DA"/>
    <w:rsid w:val="00C65591"/>
    <w:rsid w:val="00C65B42"/>
    <w:rsid w:val="00C66697"/>
    <w:rsid w:val="00C70ED4"/>
    <w:rsid w:val="00C71DF4"/>
    <w:rsid w:val="00C72886"/>
    <w:rsid w:val="00C73A94"/>
    <w:rsid w:val="00C73B5A"/>
    <w:rsid w:val="00C74185"/>
    <w:rsid w:val="00C75CF5"/>
    <w:rsid w:val="00C76455"/>
    <w:rsid w:val="00C7684D"/>
    <w:rsid w:val="00C7687D"/>
    <w:rsid w:val="00C76AAF"/>
    <w:rsid w:val="00C76B47"/>
    <w:rsid w:val="00C77007"/>
    <w:rsid w:val="00C77C99"/>
    <w:rsid w:val="00C80E1B"/>
    <w:rsid w:val="00C82FD2"/>
    <w:rsid w:val="00C831CF"/>
    <w:rsid w:val="00C847EC"/>
    <w:rsid w:val="00C85569"/>
    <w:rsid w:val="00C8630D"/>
    <w:rsid w:val="00C86525"/>
    <w:rsid w:val="00C9027E"/>
    <w:rsid w:val="00C917A5"/>
    <w:rsid w:val="00C924F8"/>
    <w:rsid w:val="00C92FC3"/>
    <w:rsid w:val="00C946DE"/>
    <w:rsid w:val="00C949CB"/>
    <w:rsid w:val="00C94EE0"/>
    <w:rsid w:val="00C962A3"/>
    <w:rsid w:val="00C96638"/>
    <w:rsid w:val="00C96D46"/>
    <w:rsid w:val="00C9770E"/>
    <w:rsid w:val="00C97A0D"/>
    <w:rsid w:val="00C97F5B"/>
    <w:rsid w:val="00CA1C57"/>
    <w:rsid w:val="00CA1F47"/>
    <w:rsid w:val="00CA229A"/>
    <w:rsid w:val="00CA4BD7"/>
    <w:rsid w:val="00CA584A"/>
    <w:rsid w:val="00CA6339"/>
    <w:rsid w:val="00CA6815"/>
    <w:rsid w:val="00CA6F0D"/>
    <w:rsid w:val="00CA6F73"/>
    <w:rsid w:val="00CA74CB"/>
    <w:rsid w:val="00CA7C7B"/>
    <w:rsid w:val="00CB00ED"/>
    <w:rsid w:val="00CB05A3"/>
    <w:rsid w:val="00CB1643"/>
    <w:rsid w:val="00CB2098"/>
    <w:rsid w:val="00CB2235"/>
    <w:rsid w:val="00CB2358"/>
    <w:rsid w:val="00CB240D"/>
    <w:rsid w:val="00CB2B8E"/>
    <w:rsid w:val="00CB39EB"/>
    <w:rsid w:val="00CB50D7"/>
    <w:rsid w:val="00CB6885"/>
    <w:rsid w:val="00CB6B94"/>
    <w:rsid w:val="00CC1155"/>
    <w:rsid w:val="00CC167D"/>
    <w:rsid w:val="00CC2ED8"/>
    <w:rsid w:val="00CC3E82"/>
    <w:rsid w:val="00CC4180"/>
    <w:rsid w:val="00CC470B"/>
    <w:rsid w:val="00CC55A9"/>
    <w:rsid w:val="00CC5C62"/>
    <w:rsid w:val="00CC771B"/>
    <w:rsid w:val="00CD0988"/>
    <w:rsid w:val="00CD1200"/>
    <w:rsid w:val="00CD26A1"/>
    <w:rsid w:val="00CD3B9C"/>
    <w:rsid w:val="00CD5B23"/>
    <w:rsid w:val="00CD6D2E"/>
    <w:rsid w:val="00CE04BA"/>
    <w:rsid w:val="00CE0B38"/>
    <w:rsid w:val="00CE1080"/>
    <w:rsid w:val="00CE1973"/>
    <w:rsid w:val="00CE2409"/>
    <w:rsid w:val="00CE2AE1"/>
    <w:rsid w:val="00CE2D47"/>
    <w:rsid w:val="00CE384D"/>
    <w:rsid w:val="00CE3B15"/>
    <w:rsid w:val="00CE3B44"/>
    <w:rsid w:val="00CE41D0"/>
    <w:rsid w:val="00CE4CDD"/>
    <w:rsid w:val="00CE5C5D"/>
    <w:rsid w:val="00CE6297"/>
    <w:rsid w:val="00CE7135"/>
    <w:rsid w:val="00CE7444"/>
    <w:rsid w:val="00CE7574"/>
    <w:rsid w:val="00CE771E"/>
    <w:rsid w:val="00CF03E3"/>
    <w:rsid w:val="00CF12F2"/>
    <w:rsid w:val="00CF2EE9"/>
    <w:rsid w:val="00CF3A30"/>
    <w:rsid w:val="00CF4A7F"/>
    <w:rsid w:val="00CF6E0F"/>
    <w:rsid w:val="00D02571"/>
    <w:rsid w:val="00D04BBC"/>
    <w:rsid w:val="00D0631F"/>
    <w:rsid w:val="00D06609"/>
    <w:rsid w:val="00D0747A"/>
    <w:rsid w:val="00D07A7D"/>
    <w:rsid w:val="00D07F9E"/>
    <w:rsid w:val="00D10216"/>
    <w:rsid w:val="00D10DA7"/>
    <w:rsid w:val="00D12BD3"/>
    <w:rsid w:val="00D1305A"/>
    <w:rsid w:val="00D13078"/>
    <w:rsid w:val="00D13F1D"/>
    <w:rsid w:val="00D15834"/>
    <w:rsid w:val="00D159E0"/>
    <w:rsid w:val="00D15BB5"/>
    <w:rsid w:val="00D17ABC"/>
    <w:rsid w:val="00D215B2"/>
    <w:rsid w:val="00D2206D"/>
    <w:rsid w:val="00D22311"/>
    <w:rsid w:val="00D2399D"/>
    <w:rsid w:val="00D26877"/>
    <w:rsid w:val="00D26D4A"/>
    <w:rsid w:val="00D27644"/>
    <w:rsid w:val="00D305B7"/>
    <w:rsid w:val="00D31EE0"/>
    <w:rsid w:val="00D32A38"/>
    <w:rsid w:val="00D32FB7"/>
    <w:rsid w:val="00D34D46"/>
    <w:rsid w:val="00D35181"/>
    <w:rsid w:val="00D37480"/>
    <w:rsid w:val="00D40437"/>
    <w:rsid w:val="00D42B1E"/>
    <w:rsid w:val="00D43B8B"/>
    <w:rsid w:val="00D43EED"/>
    <w:rsid w:val="00D43FD0"/>
    <w:rsid w:val="00D44904"/>
    <w:rsid w:val="00D46300"/>
    <w:rsid w:val="00D470C6"/>
    <w:rsid w:val="00D504C2"/>
    <w:rsid w:val="00D50AB5"/>
    <w:rsid w:val="00D52C86"/>
    <w:rsid w:val="00D52F6B"/>
    <w:rsid w:val="00D530C7"/>
    <w:rsid w:val="00D532D2"/>
    <w:rsid w:val="00D53500"/>
    <w:rsid w:val="00D53AAF"/>
    <w:rsid w:val="00D542C3"/>
    <w:rsid w:val="00D55088"/>
    <w:rsid w:val="00D559FF"/>
    <w:rsid w:val="00D55B81"/>
    <w:rsid w:val="00D55CB8"/>
    <w:rsid w:val="00D5749F"/>
    <w:rsid w:val="00D5794E"/>
    <w:rsid w:val="00D579A5"/>
    <w:rsid w:val="00D61C6A"/>
    <w:rsid w:val="00D62B7E"/>
    <w:rsid w:val="00D62BF7"/>
    <w:rsid w:val="00D630E6"/>
    <w:rsid w:val="00D6375B"/>
    <w:rsid w:val="00D64898"/>
    <w:rsid w:val="00D6505A"/>
    <w:rsid w:val="00D653A5"/>
    <w:rsid w:val="00D65A0B"/>
    <w:rsid w:val="00D66E08"/>
    <w:rsid w:val="00D714B2"/>
    <w:rsid w:val="00D728C3"/>
    <w:rsid w:val="00D72E48"/>
    <w:rsid w:val="00D7309A"/>
    <w:rsid w:val="00D7386A"/>
    <w:rsid w:val="00D74765"/>
    <w:rsid w:val="00D74783"/>
    <w:rsid w:val="00D74803"/>
    <w:rsid w:val="00D76492"/>
    <w:rsid w:val="00D76C2C"/>
    <w:rsid w:val="00D76EDC"/>
    <w:rsid w:val="00D771A9"/>
    <w:rsid w:val="00D77552"/>
    <w:rsid w:val="00D80D6C"/>
    <w:rsid w:val="00D81201"/>
    <w:rsid w:val="00D81CA0"/>
    <w:rsid w:val="00D82334"/>
    <w:rsid w:val="00D8266B"/>
    <w:rsid w:val="00D828ED"/>
    <w:rsid w:val="00D8296E"/>
    <w:rsid w:val="00D82C2D"/>
    <w:rsid w:val="00D8345F"/>
    <w:rsid w:val="00D853EE"/>
    <w:rsid w:val="00D86081"/>
    <w:rsid w:val="00D86974"/>
    <w:rsid w:val="00D86B35"/>
    <w:rsid w:val="00D873CD"/>
    <w:rsid w:val="00D901D8"/>
    <w:rsid w:val="00D91217"/>
    <w:rsid w:val="00D9260C"/>
    <w:rsid w:val="00D92D08"/>
    <w:rsid w:val="00D93F7F"/>
    <w:rsid w:val="00D947B0"/>
    <w:rsid w:val="00D955D6"/>
    <w:rsid w:val="00D95666"/>
    <w:rsid w:val="00D95E21"/>
    <w:rsid w:val="00D960C2"/>
    <w:rsid w:val="00D9711C"/>
    <w:rsid w:val="00DA0D38"/>
    <w:rsid w:val="00DA0F57"/>
    <w:rsid w:val="00DA2119"/>
    <w:rsid w:val="00DA2D58"/>
    <w:rsid w:val="00DA2E4A"/>
    <w:rsid w:val="00DA3135"/>
    <w:rsid w:val="00DA3777"/>
    <w:rsid w:val="00DA3DB7"/>
    <w:rsid w:val="00DA5351"/>
    <w:rsid w:val="00DA5860"/>
    <w:rsid w:val="00DA5C0D"/>
    <w:rsid w:val="00DA6206"/>
    <w:rsid w:val="00DA6717"/>
    <w:rsid w:val="00DA7F10"/>
    <w:rsid w:val="00DB028E"/>
    <w:rsid w:val="00DB064A"/>
    <w:rsid w:val="00DB0EE8"/>
    <w:rsid w:val="00DB0FDC"/>
    <w:rsid w:val="00DB1C29"/>
    <w:rsid w:val="00DB215E"/>
    <w:rsid w:val="00DB264A"/>
    <w:rsid w:val="00DB29F1"/>
    <w:rsid w:val="00DB34EC"/>
    <w:rsid w:val="00DB439C"/>
    <w:rsid w:val="00DB61E4"/>
    <w:rsid w:val="00DB7F79"/>
    <w:rsid w:val="00DC033A"/>
    <w:rsid w:val="00DC1228"/>
    <w:rsid w:val="00DC147D"/>
    <w:rsid w:val="00DC4CFC"/>
    <w:rsid w:val="00DC513A"/>
    <w:rsid w:val="00DC57E8"/>
    <w:rsid w:val="00DC584C"/>
    <w:rsid w:val="00DC5927"/>
    <w:rsid w:val="00DC6330"/>
    <w:rsid w:val="00DC655C"/>
    <w:rsid w:val="00DD0975"/>
    <w:rsid w:val="00DD327A"/>
    <w:rsid w:val="00DD338B"/>
    <w:rsid w:val="00DD365F"/>
    <w:rsid w:val="00DD575B"/>
    <w:rsid w:val="00DD5D41"/>
    <w:rsid w:val="00DD6E6A"/>
    <w:rsid w:val="00DD6F4B"/>
    <w:rsid w:val="00DE1502"/>
    <w:rsid w:val="00DE1599"/>
    <w:rsid w:val="00DE1736"/>
    <w:rsid w:val="00DE1991"/>
    <w:rsid w:val="00DE1BA5"/>
    <w:rsid w:val="00DE20B1"/>
    <w:rsid w:val="00DE20DE"/>
    <w:rsid w:val="00DE214E"/>
    <w:rsid w:val="00DE3024"/>
    <w:rsid w:val="00DE3A30"/>
    <w:rsid w:val="00DE439C"/>
    <w:rsid w:val="00DE455F"/>
    <w:rsid w:val="00DE4B46"/>
    <w:rsid w:val="00DE4FE6"/>
    <w:rsid w:val="00DE534C"/>
    <w:rsid w:val="00DE5651"/>
    <w:rsid w:val="00DE7168"/>
    <w:rsid w:val="00DE7224"/>
    <w:rsid w:val="00DE7A7A"/>
    <w:rsid w:val="00DF0A01"/>
    <w:rsid w:val="00DF13C8"/>
    <w:rsid w:val="00DF351C"/>
    <w:rsid w:val="00DF4B47"/>
    <w:rsid w:val="00DF4D02"/>
    <w:rsid w:val="00DF5380"/>
    <w:rsid w:val="00DF6687"/>
    <w:rsid w:val="00DF6DC3"/>
    <w:rsid w:val="00DF7378"/>
    <w:rsid w:val="00E001FE"/>
    <w:rsid w:val="00E005D3"/>
    <w:rsid w:val="00E00FC0"/>
    <w:rsid w:val="00E01C45"/>
    <w:rsid w:val="00E03D7D"/>
    <w:rsid w:val="00E042EA"/>
    <w:rsid w:val="00E050B1"/>
    <w:rsid w:val="00E053E4"/>
    <w:rsid w:val="00E0541B"/>
    <w:rsid w:val="00E0566C"/>
    <w:rsid w:val="00E05C70"/>
    <w:rsid w:val="00E07202"/>
    <w:rsid w:val="00E115D8"/>
    <w:rsid w:val="00E1352B"/>
    <w:rsid w:val="00E13D55"/>
    <w:rsid w:val="00E143B9"/>
    <w:rsid w:val="00E14792"/>
    <w:rsid w:val="00E14DED"/>
    <w:rsid w:val="00E15E67"/>
    <w:rsid w:val="00E16888"/>
    <w:rsid w:val="00E16AF7"/>
    <w:rsid w:val="00E17C6E"/>
    <w:rsid w:val="00E2088E"/>
    <w:rsid w:val="00E2142B"/>
    <w:rsid w:val="00E23D0C"/>
    <w:rsid w:val="00E26070"/>
    <w:rsid w:val="00E26193"/>
    <w:rsid w:val="00E26375"/>
    <w:rsid w:val="00E26DA6"/>
    <w:rsid w:val="00E32B50"/>
    <w:rsid w:val="00E32E9D"/>
    <w:rsid w:val="00E34355"/>
    <w:rsid w:val="00E347D8"/>
    <w:rsid w:val="00E34A7F"/>
    <w:rsid w:val="00E354D0"/>
    <w:rsid w:val="00E362E1"/>
    <w:rsid w:val="00E3695A"/>
    <w:rsid w:val="00E37088"/>
    <w:rsid w:val="00E378D8"/>
    <w:rsid w:val="00E37AD2"/>
    <w:rsid w:val="00E406D6"/>
    <w:rsid w:val="00E408B2"/>
    <w:rsid w:val="00E4117D"/>
    <w:rsid w:val="00E4181B"/>
    <w:rsid w:val="00E41BA0"/>
    <w:rsid w:val="00E452A4"/>
    <w:rsid w:val="00E45764"/>
    <w:rsid w:val="00E463A8"/>
    <w:rsid w:val="00E463F8"/>
    <w:rsid w:val="00E4675B"/>
    <w:rsid w:val="00E46B25"/>
    <w:rsid w:val="00E46B76"/>
    <w:rsid w:val="00E519E2"/>
    <w:rsid w:val="00E53B09"/>
    <w:rsid w:val="00E5404F"/>
    <w:rsid w:val="00E5422C"/>
    <w:rsid w:val="00E5713E"/>
    <w:rsid w:val="00E60199"/>
    <w:rsid w:val="00E61043"/>
    <w:rsid w:val="00E616F1"/>
    <w:rsid w:val="00E619FF"/>
    <w:rsid w:val="00E61F0D"/>
    <w:rsid w:val="00E627E2"/>
    <w:rsid w:val="00E62ADC"/>
    <w:rsid w:val="00E62F01"/>
    <w:rsid w:val="00E62F34"/>
    <w:rsid w:val="00E631BE"/>
    <w:rsid w:val="00E63642"/>
    <w:rsid w:val="00E637C4"/>
    <w:rsid w:val="00E63C3E"/>
    <w:rsid w:val="00E63D9C"/>
    <w:rsid w:val="00E644EA"/>
    <w:rsid w:val="00E64D92"/>
    <w:rsid w:val="00E65302"/>
    <w:rsid w:val="00E6550D"/>
    <w:rsid w:val="00E65D3B"/>
    <w:rsid w:val="00E6605E"/>
    <w:rsid w:val="00E66312"/>
    <w:rsid w:val="00E66626"/>
    <w:rsid w:val="00E674E6"/>
    <w:rsid w:val="00E71293"/>
    <w:rsid w:val="00E71399"/>
    <w:rsid w:val="00E71716"/>
    <w:rsid w:val="00E717A9"/>
    <w:rsid w:val="00E72467"/>
    <w:rsid w:val="00E731E3"/>
    <w:rsid w:val="00E745B4"/>
    <w:rsid w:val="00E74DD9"/>
    <w:rsid w:val="00E74DFD"/>
    <w:rsid w:val="00E74FEE"/>
    <w:rsid w:val="00E76163"/>
    <w:rsid w:val="00E76FD6"/>
    <w:rsid w:val="00E77510"/>
    <w:rsid w:val="00E776A0"/>
    <w:rsid w:val="00E80469"/>
    <w:rsid w:val="00E8184F"/>
    <w:rsid w:val="00E81E98"/>
    <w:rsid w:val="00E821E6"/>
    <w:rsid w:val="00E83E11"/>
    <w:rsid w:val="00E84B3E"/>
    <w:rsid w:val="00E85802"/>
    <w:rsid w:val="00E85A28"/>
    <w:rsid w:val="00E85B75"/>
    <w:rsid w:val="00E86A1F"/>
    <w:rsid w:val="00E86C14"/>
    <w:rsid w:val="00E916EE"/>
    <w:rsid w:val="00E91C65"/>
    <w:rsid w:val="00E91C88"/>
    <w:rsid w:val="00E9231F"/>
    <w:rsid w:val="00E9242F"/>
    <w:rsid w:val="00E92CAF"/>
    <w:rsid w:val="00E93128"/>
    <w:rsid w:val="00E95198"/>
    <w:rsid w:val="00E95509"/>
    <w:rsid w:val="00E96F8A"/>
    <w:rsid w:val="00E97D1C"/>
    <w:rsid w:val="00E97E42"/>
    <w:rsid w:val="00EA0886"/>
    <w:rsid w:val="00EA09FC"/>
    <w:rsid w:val="00EA0EBE"/>
    <w:rsid w:val="00EA1B9E"/>
    <w:rsid w:val="00EA24B7"/>
    <w:rsid w:val="00EA2DF4"/>
    <w:rsid w:val="00EA30EA"/>
    <w:rsid w:val="00EA4066"/>
    <w:rsid w:val="00EA450B"/>
    <w:rsid w:val="00EA5C0D"/>
    <w:rsid w:val="00EA5CA4"/>
    <w:rsid w:val="00EA5EE0"/>
    <w:rsid w:val="00EA66D1"/>
    <w:rsid w:val="00EB0781"/>
    <w:rsid w:val="00EB0FDF"/>
    <w:rsid w:val="00EB23AA"/>
    <w:rsid w:val="00EB2764"/>
    <w:rsid w:val="00EB2C61"/>
    <w:rsid w:val="00EB2ED9"/>
    <w:rsid w:val="00EB3013"/>
    <w:rsid w:val="00EB3FB6"/>
    <w:rsid w:val="00EB4807"/>
    <w:rsid w:val="00EB594B"/>
    <w:rsid w:val="00EB6226"/>
    <w:rsid w:val="00EB7C0D"/>
    <w:rsid w:val="00EC023B"/>
    <w:rsid w:val="00EC0B87"/>
    <w:rsid w:val="00EC0E9B"/>
    <w:rsid w:val="00EC1079"/>
    <w:rsid w:val="00EC1DD0"/>
    <w:rsid w:val="00EC20B2"/>
    <w:rsid w:val="00EC3B08"/>
    <w:rsid w:val="00EC5CCF"/>
    <w:rsid w:val="00EC6296"/>
    <w:rsid w:val="00EC6654"/>
    <w:rsid w:val="00EC6BD5"/>
    <w:rsid w:val="00EC7323"/>
    <w:rsid w:val="00ED0249"/>
    <w:rsid w:val="00ED0645"/>
    <w:rsid w:val="00ED136B"/>
    <w:rsid w:val="00ED2336"/>
    <w:rsid w:val="00ED2717"/>
    <w:rsid w:val="00ED336B"/>
    <w:rsid w:val="00ED3DFB"/>
    <w:rsid w:val="00ED5A04"/>
    <w:rsid w:val="00ED5EF0"/>
    <w:rsid w:val="00ED7D49"/>
    <w:rsid w:val="00ED7F38"/>
    <w:rsid w:val="00EE0406"/>
    <w:rsid w:val="00EE094B"/>
    <w:rsid w:val="00EE0A8D"/>
    <w:rsid w:val="00EE1059"/>
    <w:rsid w:val="00EE1207"/>
    <w:rsid w:val="00EE1A70"/>
    <w:rsid w:val="00EE1C11"/>
    <w:rsid w:val="00EE1E09"/>
    <w:rsid w:val="00EE3A29"/>
    <w:rsid w:val="00EE3A2E"/>
    <w:rsid w:val="00EE3DE4"/>
    <w:rsid w:val="00EE41C6"/>
    <w:rsid w:val="00EE4BEB"/>
    <w:rsid w:val="00EE4EEB"/>
    <w:rsid w:val="00EE56D8"/>
    <w:rsid w:val="00EE6BC9"/>
    <w:rsid w:val="00EF152E"/>
    <w:rsid w:val="00EF229B"/>
    <w:rsid w:val="00EF2A03"/>
    <w:rsid w:val="00EF33D9"/>
    <w:rsid w:val="00EF42C0"/>
    <w:rsid w:val="00EF4A76"/>
    <w:rsid w:val="00EF53C8"/>
    <w:rsid w:val="00EF57EE"/>
    <w:rsid w:val="00EF5827"/>
    <w:rsid w:val="00EF65CB"/>
    <w:rsid w:val="00EF6A6B"/>
    <w:rsid w:val="00EF718A"/>
    <w:rsid w:val="00EF75E4"/>
    <w:rsid w:val="00EF7FA6"/>
    <w:rsid w:val="00F00B61"/>
    <w:rsid w:val="00F014E0"/>
    <w:rsid w:val="00F0162C"/>
    <w:rsid w:val="00F019C5"/>
    <w:rsid w:val="00F02A9D"/>
    <w:rsid w:val="00F02DAB"/>
    <w:rsid w:val="00F02DFD"/>
    <w:rsid w:val="00F030D6"/>
    <w:rsid w:val="00F0384E"/>
    <w:rsid w:val="00F03B47"/>
    <w:rsid w:val="00F04429"/>
    <w:rsid w:val="00F04F10"/>
    <w:rsid w:val="00F064B8"/>
    <w:rsid w:val="00F077C2"/>
    <w:rsid w:val="00F12551"/>
    <w:rsid w:val="00F13BAD"/>
    <w:rsid w:val="00F140F0"/>
    <w:rsid w:val="00F159BD"/>
    <w:rsid w:val="00F16AE1"/>
    <w:rsid w:val="00F17AC3"/>
    <w:rsid w:val="00F17FDA"/>
    <w:rsid w:val="00F220DC"/>
    <w:rsid w:val="00F2298D"/>
    <w:rsid w:val="00F232FF"/>
    <w:rsid w:val="00F23C7C"/>
    <w:rsid w:val="00F24187"/>
    <w:rsid w:val="00F2424A"/>
    <w:rsid w:val="00F24350"/>
    <w:rsid w:val="00F24821"/>
    <w:rsid w:val="00F24AFF"/>
    <w:rsid w:val="00F2556D"/>
    <w:rsid w:val="00F262DE"/>
    <w:rsid w:val="00F263A1"/>
    <w:rsid w:val="00F26B0A"/>
    <w:rsid w:val="00F2713F"/>
    <w:rsid w:val="00F277D0"/>
    <w:rsid w:val="00F27EC4"/>
    <w:rsid w:val="00F30957"/>
    <w:rsid w:val="00F30B2C"/>
    <w:rsid w:val="00F32543"/>
    <w:rsid w:val="00F3276D"/>
    <w:rsid w:val="00F33302"/>
    <w:rsid w:val="00F336C3"/>
    <w:rsid w:val="00F338E4"/>
    <w:rsid w:val="00F358E2"/>
    <w:rsid w:val="00F359DE"/>
    <w:rsid w:val="00F37DCE"/>
    <w:rsid w:val="00F4092A"/>
    <w:rsid w:val="00F41AC5"/>
    <w:rsid w:val="00F41E93"/>
    <w:rsid w:val="00F43FCF"/>
    <w:rsid w:val="00F44A7D"/>
    <w:rsid w:val="00F45676"/>
    <w:rsid w:val="00F45CF5"/>
    <w:rsid w:val="00F468B7"/>
    <w:rsid w:val="00F468FB"/>
    <w:rsid w:val="00F4766C"/>
    <w:rsid w:val="00F47693"/>
    <w:rsid w:val="00F50485"/>
    <w:rsid w:val="00F515FA"/>
    <w:rsid w:val="00F52102"/>
    <w:rsid w:val="00F53B72"/>
    <w:rsid w:val="00F53E1C"/>
    <w:rsid w:val="00F53F7E"/>
    <w:rsid w:val="00F54F87"/>
    <w:rsid w:val="00F552CB"/>
    <w:rsid w:val="00F5572A"/>
    <w:rsid w:val="00F55C4C"/>
    <w:rsid w:val="00F62985"/>
    <w:rsid w:val="00F6519A"/>
    <w:rsid w:val="00F655B1"/>
    <w:rsid w:val="00F665BC"/>
    <w:rsid w:val="00F66774"/>
    <w:rsid w:val="00F6701F"/>
    <w:rsid w:val="00F67CC4"/>
    <w:rsid w:val="00F67D9F"/>
    <w:rsid w:val="00F701F8"/>
    <w:rsid w:val="00F71ABC"/>
    <w:rsid w:val="00F7463C"/>
    <w:rsid w:val="00F75E7D"/>
    <w:rsid w:val="00F75E9B"/>
    <w:rsid w:val="00F762F5"/>
    <w:rsid w:val="00F76566"/>
    <w:rsid w:val="00F80844"/>
    <w:rsid w:val="00F815F7"/>
    <w:rsid w:val="00F81ECF"/>
    <w:rsid w:val="00F82849"/>
    <w:rsid w:val="00F82F8C"/>
    <w:rsid w:val="00F8319C"/>
    <w:rsid w:val="00F84ED7"/>
    <w:rsid w:val="00F85983"/>
    <w:rsid w:val="00F86470"/>
    <w:rsid w:val="00F86A42"/>
    <w:rsid w:val="00F86C89"/>
    <w:rsid w:val="00F87907"/>
    <w:rsid w:val="00F91394"/>
    <w:rsid w:val="00F9152B"/>
    <w:rsid w:val="00F923D6"/>
    <w:rsid w:val="00F94FB3"/>
    <w:rsid w:val="00F952F6"/>
    <w:rsid w:val="00F95800"/>
    <w:rsid w:val="00F96050"/>
    <w:rsid w:val="00F9671E"/>
    <w:rsid w:val="00F96CC0"/>
    <w:rsid w:val="00F976BE"/>
    <w:rsid w:val="00F9783A"/>
    <w:rsid w:val="00F97AA9"/>
    <w:rsid w:val="00FA1116"/>
    <w:rsid w:val="00FA11FA"/>
    <w:rsid w:val="00FA198F"/>
    <w:rsid w:val="00FA1EDD"/>
    <w:rsid w:val="00FA28E5"/>
    <w:rsid w:val="00FA2A14"/>
    <w:rsid w:val="00FA2C67"/>
    <w:rsid w:val="00FA3000"/>
    <w:rsid w:val="00FA38CB"/>
    <w:rsid w:val="00FA3E26"/>
    <w:rsid w:val="00FA46FE"/>
    <w:rsid w:val="00FA5EC9"/>
    <w:rsid w:val="00FA6FDD"/>
    <w:rsid w:val="00FA708C"/>
    <w:rsid w:val="00FB012C"/>
    <w:rsid w:val="00FB3AE8"/>
    <w:rsid w:val="00FB4561"/>
    <w:rsid w:val="00FB4FAD"/>
    <w:rsid w:val="00FB510B"/>
    <w:rsid w:val="00FB5A04"/>
    <w:rsid w:val="00FB5B26"/>
    <w:rsid w:val="00FB5C8E"/>
    <w:rsid w:val="00FC0DCF"/>
    <w:rsid w:val="00FC13A2"/>
    <w:rsid w:val="00FC1C38"/>
    <w:rsid w:val="00FC1D6F"/>
    <w:rsid w:val="00FC2378"/>
    <w:rsid w:val="00FC23F0"/>
    <w:rsid w:val="00FC26B3"/>
    <w:rsid w:val="00FC3D3C"/>
    <w:rsid w:val="00FC4C20"/>
    <w:rsid w:val="00FC59DA"/>
    <w:rsid w:val="00FC5A09"/>
    <w:rsid w:val="00FC6A4D"/>
    <w:rsid w:val="00FD11F5"/>
    <w:rsid w:val="00FD1E48"/>
    <w:rsid w:val="00FD2173"/>
    <w:rsid w:val="00FD2EB7"/>
    <w:rsid w:val="00FD39E8"/>
    <w:rsid w:val="00FD40D1"/>
    <w:rsid w:val="00FD4B81"/>
    <w:rsid w:val="00FD4D4B"/>
    <w:rsid w:val="00FD67BE"/>
    <w:rsid w:val="00FD7017"/>
    <w:rsid w:val="00FD7059"/>
    <w:rsid w:val="00FE0A99"/>
    <w:rsid w:val="00FE0D98"/>
    <w:rsid w:val="00FE1C5C"/>
    <w:rsid w:val="00FE4650"/>
    <w:rsid w:val="00FE49A0"/>
    <w:rsid w:val="00FE4D5A"/>
    <w:rsid w:val="00FE66D3"/>
    <w:rsid w:val="00FE7682"/>
    <w:rsid w:val="00FF0021"/>
    <w:rsid w:val="00FF06B0"/>
    <w:rsid w:val="00FF07D2"/>
    <w:rsid w:val="00FF0B8D"/>
    <w:rsid w:val="00FF1645"/>
    <w:rsid w:val="00FF16F2"/>
    <w:rsid w:val="00FF2030"/>
    <w:rsid w:val="00FF23A5"/>
    <w:rsid w:val="00FF2DE9"/>
    <w:rsid w:val="00FF3881"/>
    <w:rsid w:val="00FF4743"/>
    <w:rsid w:val="00FF51A6"/>
    <w:rsid w:val="00FF55AF"/>
    <w:rsid w:val="00FF63E0"/>
    <w:rsid w:val="00FF670C"/>
    <w:rsid w:val="00FF6E92"/>
    <w:rsid w:val="00FF7167"/>
    <w:rsid w:val="00FF7534"/>
    <w:rsid w:val="00FF7F77"/>
    <w:rsid w:val="0552FFFE"/>
    <w:rsid w:val="0FF29C6A"/>
    <w:rsid w:val="19CF65D7"/>
    <w:rsid w:val="25B76365"/>
    <w:rsid w:val="465C5E00"/>
    <w:rsid w:val="494E705B"/>
    <w:rsid w:val="5A9CB68F"/>
    <w:rsid w:val="6B0ECE96"/>
    <w:rsid w:val="71445422"/>
    <w:rsid w:val="774B0E85"/>
    <w:rsid w:val="78B250A7"/>
    <w:rsid w:val="7F3EB5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43310DBD-5E28-4F54-9AD9-0F4A0A59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71399"/>
    <w:pPr>
      <w:spacing w:after="0" w:line="312" w:lineRule="auto"/>
      <w:ind w:firstLine="720"/>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F02DFD"/>
    <w:pPr>
      <w:keepNext/>
      <w:keepLines/>
      <w:numPr>
        <w:numId w:val="5"/>
      </w:numPr>
      <w:spacing w:before="240"/>
      <w:jc w:val="center"/>
      <w:outlineLvl w:val="0"/>
    </w:pPr>
    <w:rPr>
      <w:rFonts w:eastAsiaTheme="majorEastAsia" w:cstheme="majorBidi"/>
      <w:b/>
      <w:szCs w:val="32"/>
      <w:lang w:val="vi-VN"/>
    </w:rPr>
  </w:style>
  <w:style w:type="paragraph" w:styleId="u2">
    <w:name w:val="heading 2"/>
    <w:basedOn w:val="Binhthng"/>
    <w:next w:val="Binhthng"/>
    <w:link w:val="u2Char"/>
    <w:uiPriority w:val="9"/>
    <w:unhideWhenUsed/>
    <w:qFormat/>
    <w:rsid w:val="00111C75"/>
    <w:pPr>
      <w:keepNext/>
      <w:keepLines/>
      <w:numPr>
        <w:ilvl w:val="1"/>
        <w:numId w:val="5"/>
      </w:numPr>
      <w:spacing w:before="120" w:after="120"/>
      <w:outlineLvl w:val="1"/>
    </w:pPr>
    <w:rPr>
      <w:rFonts w:eastAsiaTheme="majorEastAsia" w:cstheme="majorBidi"/>
      <w:b/>
      <w:szCs w:val="26"/>
    </w:rPr>
  </w:style>
  <w:style w:type="paragraph" w:styleId="u3">
    <w:name w:val="heading 3"/>
    <w:basedOn w:val="Binhthng"/>
    <w:next w:val="Binhthng"/>
    <w:link w:val="u3Char"/>
    <w:uiPriority w:val="9"/>
    <w:unhideWhenUsed/>
    <w:qFormat/>
    <w:rsid w:val="006B3AA4"/>
    <w:pPr>
      <w:keepNext/>
      <w:keepLines/>
      <w:numPr>
        <w:ilvl w:val="2"/>
        <w:numId w:val="5"/>
      </w:numPr>
      <w:spacing w:before="120" w:after="120"/>
      <w:outlineLvl w:val="2"/>
    </w:pPr>
    <w:rPr>
      <w:rFonts w:ascii="Times New Roman Bold" w:eastAsiaTheme="majorEastAsia" w:hAnsi="Times New Roman Bold" w:cstheme="majorBidi"/>
      <w:b/>
      <w:w w:val="90"/>
      <w:szCs w:val="28"/>
    </w:rPr>
  </w:style>
  <w:style w:type="paragraph" w:styleId="u4">
    <w:name w:val="heading 4"/>
    <w:basedOn w:val="Binhthng"/>
    <w:next w:val="Binhthng"/>
    <w:link w:val="u4Char"/>
    <w:uiPriority w:val="9"/>
    <w:unhideWhenUsed/>
    <w:qFormat/>
    <w:rsid w:val="00DB34EC"/>
    <w:pPr>
      <w:keepNext/>
      <w:keepLines/>
      <w:numPr>
        <w:ilvl w:val="3"/>
        <w:numId w:val="1"/>
      </w:numPr>
      <w:spacing w:before="40"/>
      <w:jc w:val="center"/>
      <w:outlineLvl w:val="3"/>
    </w:pPr>
    <w:rPr>
      <w:rFonts w:eastAsiaTheme="majorEastAsia" w:cstheme="majorBidi"/>
      <w:iCs/>
    </w:rPr>
  </w:style>
  <w:style w:type="paragraph" w:styleId="u5">
    <w:name w:val="heading 5"/>
    <w:basedOn w:val="Binhthng"/>
    <w:next w:val="Binhthng"/>
    <w:link w:val="u5Char"/>
    <w:uiPriority w:val="9"/>
    <w:unhideWhenUsed/>
    <w:qFormat/>
    <w:rsid w:val="00BD6DD8"/>
    <w:pPr>
      <w:keepNext/>
      <w:keepLines/>
      <w:numPr>
        <w:ilvl w:val="4"/>
        <w:numId w:val="1"/>
      </w:numPr>
      <w:spacing w:before="120" w:after="120"/>
      <w:jc w:val="center"/>
      <w:outlineLvl w:val="4"/>
    </w:pPr>
    <w:rPr>
      <w:rFonts w:eastAsiaTheme="majorEastAsia" w:cstheme="majorBidi"/>
    </w:rPr>
  </w:style>
  <w:style w:type="paragraph" w:styleId="u6">
    <w:name w:val="heading 6"/>
    <w:basedOn w:val="Binhthng"/>
    <w:next w:val="Binhthng"/>
    <w:link w:val="u6Char"/>
    <w:uiPriority w:val="9"/>
    <w:unhideWhenUsed/>
    <w:qFormat/>
    <w:rsid w:val="000177B1"/>
    <w:pPr>
      <w:keepNext/>
      <w:keepLines/>
      <w:numPr>
        <w:ilvl w:val="4"/>
        <w:numId w:val="5"/>
      </w:numPr>
      <w:spacing w:before="40"/>
      <w:outlineLvl w:val="5"/>
    </w:pPr>
    <w:rPr>
      <w:rFonts w:eastAsiaTheme="majorEastAsia" w:cstheme="majorBidi"/>
      <w:b/>
    </w:rPr>
  </w:style>
  <w:style w:type="paragraph" w:styleId="u7">
    <w:name w:val="heading 7"/>
    <w:basedOn w:val="Binhthng"/>
    <w:next w:val="Binhthng"/>
    <w:link w:val="u7Char"/>
    <w:uiPriority w:val="9"/>
    <w:semiHidden/>
    <w:unhideWhenUsed/>
    <w:qFormat/>
    <w:rsid w:val="005330A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5330A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330A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02DFD"/>
    <w:rPr>
      <w:rFonts w:ascii="Times New Roman" w:eastAsiaTheme="majorEastAsia" w:hAnsi="Times New Roman" w:cstheme="majorBidi"/>
      <w:b/>
      <w:sz w:val="26"/>
      <w:szCs w:val="32"/>
      <w:lang w:val="vi-VN"/>
    </w:rPr>
  </w:style>
  <w:style w:type="character" w:customStyle="1" w:styleId="u2Char">
    <w:name w:val="Đầu đề 2 Char"/>
    <w:basedOn w:val="Phngmcinhcuaoanvn"/>
    <w:link w:val="u2"/>
    <w:uiPriority w:val="9"/>
    <w:rsid w:val="00111C75"/>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6B3AA4"/>
    <w:rPr>
      <w:rFonts w:ascii="Times New Roman Bold" w:eastAsiaTheme="majorEastAsia" w:hAnsi="Times New Roman Bold" w:cstheme="majorBidi"/>
      <w:b/>
      <w:w w:val="90"/>
      <w:sz w:val="26"/>
      <w:szCs w:val="28"/>
    </w:rPr>
  </w:style>
  <w:style w:type="character" w:customStyle="1" w:styleId="u4Char">
    <w:name w:val="Đầu đề 4 Char"/>
    <w:basedOn w:val="Phngmcinhcuaoanvn"/>
    <w:link w:val="u4"/>
    <w:uiPriority w:val="9"/>
    <w:rsid w:val="00DB34EC"/>
    <w:rPr>
      <w:rFonts w:ascii="Times New Roman" w:eastAsiaTheme="majorEastAsia" w:hAnsi="Times New Roman" w:cstheme="majorBidi"/>
      <w:iCs/>
      <w:sz w:val="26"/>
      <w:szCs w:val="24"/>
    </w:rPr>
  </w:style>
  <w:style w:type="character" w:customStyle="1" w:styleId="u5Char">
    <w:name w:val="Đầu đề 5 Char"/>
    <w:basedOn w:val="Phngmcinhcuaoanvn"/>
    <w:link w:val="u5"/>
    <w:uiPriority w:val="9"/>
    <w:rsid w:val="00BD6DD8"/>
    <w:rPr>
      <w:rFonts w:ascii="Times New Roman" w:eastAsiaTheme="majorEastAsia" w:hAnsi="Times New Roman" w:cstheme="majorBidi"/>
      <w:sz w:val="26"/>
      <w:szCs w:val="24"/>
    </w:rPr>
  </w:style>
  <w:style w:type="character" w:customStyle="1" w:styleId="u6Char">
    <w:name w:val="Đầu đề 6 Char"/>
    <w:basedOn w:val="Phngmcinhcuaoanvn"/>
    <w:link w:val="u6"/>
    <w:uiPriority w:val="9"/>
    <w:rsid w:val="000177B1"/>
    <w:rPr>
      <w:rFonts w:ascii="Times New Roman" w:eastAsiaTheme="majorEastAsia" w:hAnsi="Times New Roman" w:cstheme="majorBidi"/>
      <w:b/>
      <w:sz w:val="26"/>
      <w:szCs w:val="24"/>
    </w:rPr>
  </w:style>
  <w:style w:type="character" w:customStyle="1" w:styleId="u7Char">
    <w:name w:val="Đầu đề 7 Char"/>
    <w:basedOn w:val="Phngmcinhcuaoanvn"/>
    <w:link w:val="u7"/>
    <w:uiPriority w:val="9"/>
    <w:semiHidden/>
    <w:rsid w:val="005330A1"/>
    <w:rPr>
      <w:rFonts w:asciiTheme="majorHAnsi" w:eastAsiaTheme="majorEastAsia" w:hAnsiTheme="majorHAnsi" w:cstheme="majorBidi"/>
      <w:i/>
      <w:iCs/>
      <w:color w:val="1F4D78" w:themeColor="accent1" w:themeShade="7F"/>
      <w:sz w:val="26"/>
      <w:szCs w:val="24"/>
    </w:rPr>
  </w:style>
  <w:style w:type="character" w:customStyle="1" w:styleId="u8Char">
    <w:name w:val="Đầu đề 8 Char"/>
    <w:basedOn w:val="Phngmcinhcuaoanvn"/>
    <w:link w:val="u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330A1"/>
    <w:rPr>
      <w:rFonts w:asciiTheme="majorHAnsi" w:eastAsiaTheme="majorEastAsia" w:hAnsiTheme="majorHAnsi" w:cstheme="majorBidi"/>
      <w:i/>
      <w:iCs/>
      <w:color w:val="272727" w:themeColor="text1" w:themeTint="D8"/>
      <w:sz w:val="21"/>
      <w:szCs w:val="21"/>
    </w:rPr>
  </w:style>
  <w:style w:type="paragraph" w:styleId="utrang">
    <w:name w:val="header"/>
    <w:basedOn w:val="Binhthng"/>
    <w:link w:val="utrangChar"/>
    <w:uiPriority w:val="99"/>
    <w:unhideWhenUsed/>
    <w:rsid w:val="00AA0998"/>
    <w:pPr>
      <w:tabs>
        <w:tab w:val="center" w:pos="4680"/>
        <w:tab w:val="right" w:pos="9360"/>
      </w:tabs>
    </w:pPr>
  </w:style>
  <w:style w:type="character" w:customStyle="1" w:styleId="utrangChar">
    <w:name w:val="Đầu trang Char"/>
    <w:basedOn w:val="Phngmcinhcuaoanvn"/>
    <w:link w:val="utrang"/>
    <w:uiPriority w:val="99"/>
    <w:rsid w:val="00AA0998"/>
    <w:rPr>
      <w:rFonts w:ascii="Times New Roman" w:eastAsia="Times New Roman" w:hAnsi="Times New Roman" w:cs="Times New Roman"/>
      <w:sz w:val="24"/>
      <w:szCs w:val="24"/>
    </w:rPr>
  </w:style>
  <w:style w:type="paragraph" w:customStyle="1" w:styleId="Tychn">
    <w:name w:val="Tùy chọn"/>
    <w:basedOn w:val="u1"/>
    <w:link w:val="TychnChar"/>
    <w:qFormat/>
    <w:rsid w:val="009827AE"/>
    <w:pPr>
      <w:numPr>
        <w:numId w:val="0"/>
      </w:numPr>
      <w:spacing w:before="0"/>
      <w:ind w:left="567"/>
    </w:pPr>
  </w:style>
  <w:style w:type="character" w:customStyle="1" w:styleId="TychnChar">
    <w:name w:val="Tùy chọn Char"/>
    <w:basedOn w:val="Phngmcinhcuaoanvn"/>
    <w:link w:val="Tychn"/>
    <w:rsid w:val="009827AE"/>
    <w:rPr>
      <w:rFonts w:ascii="Times New Roman" w:eastAsiaTheme="majorEastAsia" w:hAnsi="Times New Roman" w:cstheme="majorBidi"/>
      <w:b/>
      <w:sz w:val="26"/>
      <w:szCs w:val="32"/>
      <w:lang w:val="vi-VN"/>
    </w:rPr>
  </w:style>
  <w:style w:type="paragraph" w:customStyle="1" w:styleId="Tiumccp1">
    <w:name w:val="Tiểu mục cấp 1"/>
    <w:basedOn w:val="Binhthng"/>
    <w:link w:val="Tiumccp1Char"/>
    <w:qFormat/>
    <w:rsid w:val="00AA0998"/>
    <w:pPr>
      <w:tabs>
        <w:tab w:val="center" w:pos="6379"/>
      </w:tabs>
    </w:pPr>
    <w:rPr>
      <w:b/>
      <w:szCs w:val="28"/>
    </w:rPr>
  </w:style>
  <w:style w:type="character" w:customStyle="1" w:styleId="Tiumccp1Char">
    <w:name w:val="Tiểu mục cấp 1 Char"/>
    <w:basedOn w:val="Phngmcinhcuaoanvn"/>
    <w:link w:val="Tiumccp1"/>
    <w:rsid w:val="00AA0998"/>
    <w:rPr>
      <w:rFonts w:ascii="Times New Roman" w:eastAsia="Times New Roman" w:hAnsi="Times New Roman" w:cs="Times New Roman"/>
      <w:b/>
      <w:sz w:val="28"/>
      <w:szCs w:val="28"/>
    </w:rPr>
  </w:style>
  <w:style w:type="paragraph" w:customStyle="1" w:styleId="Tiumccp2">
    <w:name w:val="Tiểu mục cấp 2"/>
    <w:basedOn w:val="Binhthng"/>
    <w:link w:val="Tiumccp2Char"/>
    <w:qFormat/>
    <w:rsid w:val="00AA0998"/>
    <w:pPr>
      <w:tabs>
        <w:tab w:val="center" w:pos="6379"/>
      </w:tabs>
    </w:pPr>
    <w:rPr>
      <w:b/>
      <w:i/>
      <w:szCs w:val="26"/>
    </w:rPr>
  </w:style>
  <w:style w:type="character" w:customStyle="1" w:styleId="Tiumccp2Char">
    <w:name w:val="Tiểu mục cấp 2 Char"/>
    <w:basedOn w:val="Phngmcinhcuaoanvn"/>
    <w:link w:val="Tiumccp2"/>
    <w:rsid w:val="00AA0998"/>
    <w:rPr>
      <w:rFonts w:ascii="Times New Roman" w:eastAsia="Times New Roman" w:hAnsi="Times New Roman" w:cs="Times New Roman"/>
      <w:b/>
      <w:i/>
      <w:sz w:val="28"/>
      <w:szCs w:val="26"/>
    </w:rPr>
  </w:style>
  <w:style w:type="paragraph" w:styleId="Mucluc1">
    <w:name w:val="toc 1"/>
    <w:basedOn w:val="Binhthng"/>
    <w:next w:val="Binhthng"/>
    <w:autoRedefine/>
    <w:uiPriority w:val="39"/>
    <w:unhideWhenUsed/>
    <w:rsid w:val="00DA5C0D"/>
    <w:pPr>
      <w:tabs>
        <w:tab w:val="right" w:leader="dot" w:pos="9072"/>
      </w:tabs>
      <w:ind w:firstLine="0"/>
      <w:jc w:val="left"/>
    </w:pPr>
    <w:rPr>
      <w:b/>
      <w:bCs/>
      <w:caps/>
      <w:szCs w:val="32"/>
      <w:lang w:val="vi-VN"/>
    </w:rPr>
  </w:style>
  <w:style w:type="paragraph" w:styleId="Mucluc2">
    <w:name w:val="toc 2"/>
    <w:basedOn w:val="Binhthng"/>
    <w:next w:val="Binhthng"/>
    <w:autoRedefine/>
    <w:uiPriority w:val="39"/>
    <w:unhideWhenUsed/>
    <w:rsid w:val="00383947"/>
    <w:pPr>
      <w:tabs>
        <w:tab w:val="right" w:leader="dot" w:pos="9053"/>
      </w:tabs>
      <w:ind w:firstLine="709"/>
      <w:jc w:val="left"/>
    </w:pPr>
    <w:rPr>
      <w:b/>
      <w:bCs/>
      <w:szCs w:val="20"/>
    </w:rPr>
  </w:style>
  <w:style w:type="paragraph" w:styleId="Mucluc3">
    <w:name w:val="toc 3"/>
    <w:basedOn w:val="Binhthng"/>
    <w:next w:val="Binhthng"/>
    <w:autoRedefine/>
    <w:uiPriority w:val="39"/>
    <w:unhideWhenUsed/>
    <w:rsid w:val="00E80469"/>
    <w:pPr>
      <w:tabs>
        <w:tab w:val="right" w:leader="dot" w:pos="9072"/>
      </w:tabs>
      <w:jc w:val="left"/>
    </w:pPr>
    <w:rPr>
      <w:noProof/>
      <w:w w:val="95"/>
      <w:szCs w:val="20"/>
      <w14:scene3d>
        <w14:camera w14:prst="orthographicFront"/>
        <w14:lightRig w14:rig="threePt" w14:dir="t">
          <w14:rot w14:lat="0" w14:lon="0" w14:rev="0"/>
        </w14:lightRig>
      </w14:scene3d>
    </w:rPr>
  </w:style>
  <w:style w:type="character" w:styleId="Siuktni">
    <w:name w:val="Hyperlink"/>
    <w:basedOn w:val="Phngmcinhcuaoanvn"/>
    <w:uiPriority w:val="99"/>
    <w:unhideWhenUsed/>
    <w:rsid w:val="00AA0998"/>
    <w:rPr>
      <w:color w:val="0563C1" w:themeColor="hyperlink"/>
      <w:u w:val="single"/>
    </w:rPr>
  </w:style>
  <w:style w:type="paragraph" w:styleId="uMucluc">
    <w:name w:val="TOC Heading"/>
    <w:basedOn w:val="u1"/>
    <w:next w:val="Binhthng"/>
    <w:uiPriority w:val="39"/>
    <w:unhideWhenUsed/>
    <w:qFormat/>
    <w:rsid w:val="00132CEE"/>
    <w:pPr>
      <w:numPr>
        <w:numId w:val="0"/>
      </w:numPr>
      <w:spacing w:line="259" w:lineRule="auto"/>
      <w:outlineLvl w:val="9"/>
    </w:pPr>
  </w:style>
  <w:style w:type="paragraph" w:styleId="Chntrang">
    <w:name w:val="footer"/>
    <w:basedOn w:val="Binhthng"/>
    <w:link w:val="ChntrangChar"/>
    <w:uiPriority w:val="99"/>
    <w:unhideWhenUsed/>
    <w:rsid w:val="001811B3"/>
    <w:pPr>
      <w:tabs>
        <w:tab w:val="center" w:pos="4680"/>
        <w:tab w:val="right" w:pos="9360"/>
      </w:tabs>
    </w:pPr>
  </w:style>
  <w:style w:type="character" w:customStyle="1" w:styleId="ChntrangChar">
    <w:name w:val="Chân trang Char"/>
    <w:basedOn w:val="Phngmcinhcuaoanvn"/>
    <w:link w:val="Chntrang"/>
    <w:uiPriority w:val="99"/>
    <w:rsid w:val="001811B3"/>
    <w:rPr>
      <w:rFonts w:ascii="Times New Roman" w:eastAsia="Times New Roman" w:hAnsi="Times New Roman" w:cs="Times New Roman"/>
      <w:sz w:val="24"/>
      <w:szCs w:val="24"/>
    </w:rPr>
  </w:style>
  <w:style w:type="character" w:customStyle="1" w:styleId="fontstyle01">
    <w:name w:val="fontstyle01"/>
    <w:basedOn w:val="Phngmcinhcuaoanvn"/>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Phngmcinhcuaoanvn"/>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Phngmcinhcuaoanvn"/>
    <w:rsid w:val="00BF68B0"/>
    <w:rPr>
      <w:rFonts w:ascii="Times-Italic" w:hAnsi="Times-Italic" w:hint="default"/>
      <w:b w:val="0"/>
      <w:bCs w:val="0"/>
      <w:i/>
      <w:iCs/>
      <w:color w:val="000000"/>
      <w:sz w:val="26"/>
      <w:szCs w:val="26"/>
    </w:rPr>
  </w:style>
  <w:style w:type="paragraph" w:styleId="ThngthngWeb">
    <w:name w:val="Normal (Web)"/>
    <w:basedOn w:val="Binhthng"/>
    <w:uiPriority w:val="99"/>
    <w:unhideWhenUsed/>
    <w:rsid w:val="003F0DBF"/>
    <w:pPr>
      <w:spacing w:before="100" w:beforeAutospacing="1" w:after="100" w:afterAutospacing="1"/>
    </w:pPr>
  </w:style>
  <w:style w:type="character" w:styleId="Manh">
    <w:name w:val="Strong"/>
    <w:basedOn w:val="Phngmcinhcuaoanvn"/>
    <w:uiPriority w:val="22"/>
    <w:qFormat/>
    <w:rsid w:val="003F0DBF"/>
    <w:rPr>
      <w:b/>
      <w:bCs/>
    </w:rPr>
  </w:style>
  <w:style w:type="character" w:customStyle="1" w:styleId="fontstyle11">
    <w:name w:val="fontstyle11"/>
    <w:basedOn w:val="Phngmcinhcuaoanvn"/>
    <w:rsid w:val="00DE4B46"/>
    <w:rPr>
      <w:rFonts w:ascii="TimesNewRoman" w:hAnsi="TimesNewRoman" w:hint="default"/>
      <w:b w:val="0"/>
      <w:bCs w:val="0"/>
      <w:i/>
      <w:iCs/>
      <w:color w:val="000000"/>
      <w:sz w:val="22"/>
      <w:szCs w:val="22"/>
    </w:rPr>
  </w:style>
  <w:style w:type="character" w:customStyle="1" w:styleId="fontstyle41">
    <w:name w:val="fontstyle41"/>
    <w:basedOn w:val="Phngmcinhcuaoanvn"/>
    <w:rsid w:val="00562F65"/>
    <w:rPr>
      <w:rFonts w:ascii="Times-Italic" w:hAnsi="Times-Italic" w:hint="default"/>
      <w:b w:val="0"/>
      <w:bCs w:val="0"/>
      <w:i/>
      <w:iCs/>
      <w:color w:val="000000"/>
      <w:sz w:val="26"/>
      <w:szCs w:val="26"/>
    </w:rPr>
  </w:style>
  <w:style w:type="character" w:customStyle="1" w:styleId="fontstyle51">
    <w:name w:val="fontstyle51"/>
    <w:basedOn w:val="Phngmcinhcuaoanvn"/>
    <w:rsid w:val="00562F65"/>
    <w:rPr>
      <w:rFonts w:ascii="TimesNewRoman" w:hAnsi="TimesNewRoman" w:hint="default"/>
      <w:b w:val="0"/>
      <w:bCs w:val="0"/>
      <w:i/>
      <w:iCs/>
      <w:color w:val="000000"/>
      <w:sz w:val="26"/>
      <w:szCs w:val="26"/>
    </w:rPr>
  </w:style>
  <w:style w:type="paragraph" w:styleId="oancuaDanhsach">
    <w:name w:val="List Paragraph"/>
    <w:basedOn w:val="Binhthng"/>
    <w:uiPriority w:val="1"/>
    <w:qFormat/>
    <w:rsid w:val="00774E29"/>
    <w:pPr>
      <w:ind w:left="720"/>
      <w:contextualSpacing/>
    </w:pPr>
  </w:style>
  <w:style w:type="character" w:customStyle="1" w:styleId="skimlinks-unlinked">
    <w:name w:val="skimlinks-unlinked"/>
    <w:basedOn w:val="Phngmcinhcuaoanvn"/>
    <w:rsid w:val="00B26687"/>
  </w:style>
  <w:style w:type="character" w:customStyle="1" w:styleId="fontstyle61">
    <w:name w:val="fontstyle61"/>
    <w:basedOn w:val="Phngmcinhcuaoanvn"/>
    <w:rsid w:val="00261750"/>
    <w:rPr>
      <w:rFonts w:ascii="Times-Italic" w:hAnsi="Times-Italic" w:hint="default"/>
      <w:b w:val="0"/>
      <w:bCs w:val="0"/>
      <w:i/>
      <w:iCs/>
      <w:color w:val="000000"/>
      <w:sz w:val="26"/>
      <w:szCs w:val="26"/>
    </w:rPr>
  </w:style>
  <w:style w:type="character" w:customStyle="1" w:styleId="fontstyle71">
    <w:name w:val="fontstyle71"/>
    <w:basedOn w:val="Phngmcinhcuaoanvn"/>
    <w:rsid w:val="00261750"/>
    <w:rPr>
      <w:rFonts w:ascii="TimesNewRoman" w:hAnsi="TimesNewRoman" w:hint="default"/>
      <w:b w:val="0"/>
      <w:bCs w:val="0"/>
      <w:i/>
      <w:iCs/>
      <w:color w:val="000000"/>
      <w:sz w:val="26"/>
      <w:szCs w:val="26"/>
    </w:rPr>
  </w:style>
  <w:style w:type="character" w:styleId="Nhnmanh">
    <w:name w:val="Emphasis"/>
    <w:basedOn w:val="Phngmcinhcuaoanvn"/>
    <w:uiPriority w:val="20"/>
    <w:qFormat/>
    <w:rsid w:val="00FB4FAD"/>
    <w:rPr>
      <w:i/>
      <w:iCs/>
    </w:rPr>
  </w:style>
  <w:style w:type="character" w:styleId="MaHTML">
    <w:name w:val="HTML Code"/>
    <w:basedOn w:val="Phngmcinhcuaoanvn"/>
    <w:uiPriority w:val="99"/>
    <w:semiHidden/>
    <w:unhideWhenUsed/>
    <w:rsid w:val="009114F0"/>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1F2FB2"/>
    <w:rPr>
      <w:rFonts w:ascii="Courier New" w:eastAsia="Times New Roman" w:hAnsi="Courier New" w:cs="Courier New"/>
      <w:sz w:val="20"/>
      <w:szCs w:val="20"/>
    </w:rPr>
  </w:style>
  <w:style w:type="paragraph" w:customStyle="1" w:styleId="HD4">
    <w:name w:val="HD4"/>
    <w:basedOn w:val="u4"/>
    <w:link w:val="HD4Char"/>
    <w:qFormat/>
    <w:rsid w:val="00627914"/>
    <w:pPr>
      <w:numPr>
        <w:ilvl w:val="0"/>
        <w:numId w:val="0"/>
      </w:numPr>
      <w:spacing w:before="120" w:after="120"/>
      <w:ind w:left="864" w:hanging="864"/>
    </w:pPr>
    <w:rPr>
      <w:i/>
    </w:rPr>
  </w:style>
  <w:style w:type="character" w:customStyle="1" w:styleId="HD4Char">
    <w:name w:val="HD4 Char"/>
    <w:basedOn w:val="u4Char"/>
    <w:link w:val="HD4"/>
    <w:rsid w:val="00627914"/>
    <w:rPr>
      <w:rFonts w:ascii="Times New Roman" w:eastAsiaTheme="majorEastAsia" w:hAnsi="Times New Roman" w:cstheme="majorBidi"/>
      <w:i/>
      <w:iCs/>
      <w:sz w:val="26"/>
      <w:szCs w:val="24"/>
    </w:rPr>
  </w:style>
  <w:style w:type="character" w:styleId="NhnmanhTinht">
    <w:name w:val="Subtle Emphasis"/>
    <w:basedOn w:val="Phngmcinhcuaoanvn"/>
    <w:uiPriority w:val="19"/>
    <w:qFormat/>
    <w:rsid w:val="002F49D8"/>
    <w:rPr>
      <w:rFonts w:ascii="Times New Roman Italic" w:hAnsi="Times New Roman Italic"/>
      <w:b w:val="0"/>
      <w:i/>
      <w:iCs/>
      <w:color w:val="404040" w:themeColor="text1" w:themeTint="BF"/>
      <w:sz w:val="24"/>
    </w:rPr>
  </w:style>
  <w:style w:type="paragraph" w:styleId="Mucluc4">
    <w:name w:val="toc 4"/>
    <w:basedOn w:val="Binhthng"/>
    <w:next w:val="Binhthng"/>
    <w:autoRedefine/>
    <w:uiPriority w:val="39"/>
    <w:unhideWhenUsed/>
    <w:rsid w:val="00336CC8"/>
    <w:pPr>
      <w:ind w:left="480"/>
    </w:pPr>
    <w:rPr>
      <w:szCs w:val="20"/>
    </w:rPr>
  </w:style>
  <w:style w:type="paragraph" w:styleId="Mucluc5">
    <w:name w:val="toc 5"/>
    <w:basedOn w:val="Binhthng"/>
    <w:next w:val="Binhthng"/>
    <w:autoRedefine/>
    <w:uiPriority w:val="39"/>
    <w:unhideWhenUsed/>
    <w:rsid w:val="00EC6654"/>
    <w:pPr>
      <w:ind w:left="720"/>
    </w:pPr>
    <w:rPr>
      <w:rFonts w:asciiTheme="minorHAnsi" w:hAnsiTheme="minorHAnsi"/>
      <w:sz w:val="20"/>
      <w:szCs w:val="20"/>
    </w:rPr>
  </w:style>
  <w:style w:type="character" w:styleId="FollowedHyperlink">
    <w:name w:val="FollowedHyperlink"/>
    <w:basedOn w:val="Phngmcinhcuaoanvn"/>
    <w:uiPriority w:val="99"/>
    <w:semiHidden/>
    <w:unhideWhenUsed/>
    <w:rsid w:val="000B4EC4"/>
    <w:rPr>
      <w:color w:val="954F72" w:themeColor="followedHyperlink"/>
      <w:u w:val="single"/>
    </w:rPr>
  </w:style>
  <w:style w:type="table" w:styleId="LiBang">
    <w:name w:val="Table Grid"/>
    <w:basedOn w:val="BangThngthng"/>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BC47C5"/>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C47C5"/>
    <w:rPr>
      <w:rFonts w:ascii="Segoe UI" w:eastAsia="Times New Roman" w:hAnsi="Segoe UI" w:cs="Segoe UI"/>
      <w:sz w:val="18"/>
      <w:szCs w:val="18"/>
    </w:rPr>
  </w:style>
  <w:style w:type="paragraph" w:styleId="VnbanCcchu">
    <w:name w:val="footnote text"/>
    <w:basedOn w:val="Binhthng"/>
    <w:link w:val="VnbanCcchuChar"/>
    <w:uiPriority w:val="99"/>
    <w:semiHidden/>
    <w:unhideWhenUsed/>
    <w:rsid w:val="00085061"/>
    <w:rPr>
      <w:sz w:val="20"/>
      <w:szCs w:val="20"/>
    </w:rPr>
  </w:style>
  <w:style w:type="character" w:customStyle="1" w:styleId="VnbanCcchuChar">
    <w:name w:val="Văn bản Cước chú Char"/>
    <w:basedOn w:val="Phngmcinhcuaoanvn"/>
    <w:link w:val="VnbanCcchu"/>
    <w:uiPriority w:val="99"/>
    <w:semiHidden/>
    <w:rsid w:val="00085061"/>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085061"/>
    <w:rPr>
      <w:vertAlign w:val="superscript"/>
    </w:rPr>
  </w:style>
  <w:style w:type="paragraph" w:customStyle="1" w:styleId="msonormal0">
    <w:name w:val="msonormal"/>
    <w:basedOn w:val="Binhthng"/>
    <w:uiPriority w:val="99"/>
    <w:rsid w:val="00BC2068"/>
    <w:pPr>
      <w:spacing w:before="100" w:beforeAutospacing="1" w:after="100" w:afterAutospacing="1"/>
    </w:pPr>
  </w:style>
  <w:style w:type="paragraph" w:styleId="Mucluc7">
    <w:name w:val="toc 7"/>
    <w:basedOn w:val="Binhthng"/>
    <w:next w:val="Binhthng"/>
    <w:autoRedefine/>
    <w:uiPriority w:val="39"/>
    <w:unhideWhenUsed/>
    <w:rsid w:val="00BC2068"/>
    <w:pPr>
      <w:ind w:left="1200"/>
    </w:pPr>
    <w:rPr>
      <w:rFonts w:asciiTheme="minorHAnsi" w:hAnsiTheme="minorHAnsi"/>
      <w:sz w:val="20"/>
      <w:szCs w:val="20"/>
    </w:rPr>
  </w:style>
  <w:style w:type="character" w:customStyle="1" w:styleId="Bodytext2">
    <w:name w:val="Body text (2)_"/>
    <w:basedOn w:val="Phngmcinhcuaoanvn"/>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Binhthng"/>
    <w:link w:val="Bodytext2"/>
    <w:rsid w:val="00BC2068"/>
    <w:pPr>
      <w:widowControl w:val="0"/>
      <w:shd w:val="clear" w:color="auto" w:fill="FFFFFF"/>
      <w:spacing w:line="480" w:lineRule="exact"/>
    </w:pPr>
    <w:rPr>
      <w:szCs w:val="26"/>
    </w:rPr>
  </w:style>
  <w:style w:type="character" w:customStyle="1" w:styleId="Tablecaption">
    <w:name w:val="Table caption_"/>
    <w:basedOn w:val="Phngmcinhcuaoanvn"/>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Binhthng"/>
    <w:link w:val="Tablecaption"/>
    <w:rsid w:val="00BC2068"/>
    <w:pPr>
      <w:widowControl w:val="0"/>
      <w:shd w:val="clear" w:color="auto" w:fill="FFFFFF"/>
      <w:spacing w:line="0" w:lineRule="atLeast"/>
    </w:pPr>
    <w:rPr>
      <w:sz w:val="22"/>
      <w:szCs w:val="22"/>
    </w:rPr>
  </w:style>
  <w:style w:type="character" w:customStyle="1" w:styleId="Bodytext16">
    <w:name w:val="Body text (16)_"/>
    <w:basedOn w:val="Phngmcinhcuaoanvn"/>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Binhthng"/>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Phngmcinhcuaoanvn"/>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Binhthng"/>
    <w:link w:val="Bodytext33"/>
    <w:rsid w:val="00BC2068"/>
    <w:pPr>
      <w:widowControl w:val="0"/>
      <w:shd w:val="clear" w:color="auto" w:fill="FFFFFF"/>
      <w:spacing w:line="0" w:lineRule="atLeast"/>
    </w:pPr>
    <w:rPr>
      <w:sz w:val="16"/>
      <w:szCs w:val="16"/>
    </w:rPr>
  </w:style>
  <w:style w:type="character" w:customStyle="1" w:styleId="Bodytext34">
    <w:name w:val="Body text (34)_"/>
    <w:basedOn w:val="Phngmcinhcuaoanvn"/>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Binhthng"/>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Phngmcinhcuaoanvn"/>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Binhthng"/>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Phngmcinhcuaoanvn"/>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Binhthng"/>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Phngmcinhcuaoanvn"/>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Binhthng"/>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Bodytext4">
    <w:name w:val="Body text (4)_"/>
    <w:basedOn w:val="Phngmcinhcuaoanvn"/>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Binhthng"/>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Phngmcinhcuaoanvn"/>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Binhthng"/>
    <w:link w:val="Bodytext5"/>
    <w:rsid w:val="00BC2068"/>
    <w:pPr>
      <w:widowControl w:val="0"/>
      <w:shd w:val="clear" w:color="auto" w:fill="FFFFFF"/>
      <w:spacing w:line="0" w:lineRule="atLeast"/>
    </w:pPr>
    <w:rPr>
      <w:b/>
      <w:bCs/>
      <w:sz w:val="22"/>
      <w:szCs w:val="22"/>
      <w:lang w:bidi="en-US"/>
    </w:rPr>
  </w:style>
  <w:style w:type="character" w:styleId="VnbanChdanhsn">
    <w:name w:val="Placeholder Text"/>
    <w:basedOn w:val="Phngmcinhcuaoanvn"/>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Phngmcinhcuaoanvn"/>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Phngmcinhcuaoanvn"/>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Phngmcinhcuaoanvn"/>
    <w:rsid w:val="00BC2068"/>
    <w:rPr>
      <w:rFonts w:ascii="Times New Roman" w:eastAsia="Times New Roman" w:hAnsi="Times New Roman" w:cs="Times New Roman"/>
      <w:b w:val="0"/>
      <w:bCs w:val="0"/>
      <w:i/>
      <w:iCs/>
      <w:color w:val="000000"/>
      <w:spacing w:val="0"/>
      <w:w w:val="100"/>
      <w:position w:val="0"/>
      <w:sz w:val="24"/>
      <w:szCs w:val="24"/>
      <w:shd w:val="clear" w:color="auto" w:fill="FFFFFF"/>
      <w:lang w:val="en-US" w:eastAsia="en-US" w:bidi="en-US"/>
    </w:rPr>
  </w:style>
  <w:style w:type="character" w:customStyle="1" w:styleId="Bodytext25">
    <w:name w:val="Body text (25)"/>
    <w:basedOn w:val="Phngmcinhcuaoanvn"/>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Phngmcinhcuaoanvn"/>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Phngmcinhcuaoanvn"/>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Phngmcinhcuaoanvn"/>
    <w:rsid w:val="00BC2068"/>
    <w:rPr>
      <w:rFonts w:ascii="Times New Roman" w:eastAsia="Times New Roman" w:hAnsi="Times New Roman" w:cs="Times New Roman"/>
      <w:i w:val="0"/>
      <w:iCs w:val="0"/>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Phngmcinhcuaoanvn"/>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Phngmcinhcuaoanvn"/>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Phngmcinhcuaoanvn"/>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Phngmcinhcuaoanvn"/>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Phngmcinhcuaoanvn"/>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Phngmcinhcuaoanvn"/>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Binhthng"/>
    <w:link w:val="Picturecaption2"/>
    <w:rsid w:val="001824F7"/>
    <w:pPr>
      <w:widowControl w:val="0"/>
      <w:shd w:val="clear" w:color="auto" w:fill="FFFFFF"/>
      <w:spacing w:line="0" w:lineRule="atLeast"/>
    </w:pPr>
    <w:rPr>
      <w:sz w:val="22"/>
      <w:szCs w:val="22"/>
    </w:rPr>
  </w:style>
  <w:style w:type="character" w:customStyle="1" w:styleId="Bodytext23">
    <w:name w:val="Body text (23)"/>
    <w:basedOn w:val="Phngmcinhcuaoanvn"/>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Phngmcinhcuaoanvn"/>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Phngmcinhcuaoanvn"/>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Phngmcinhcuaoanvn"/>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Phngmcinhcuaoanvn"/>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Phngmcinhcuaoanvn"/>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Phngmcinhcuaoanvn"/>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Phngmcinhcuaoanvn"/>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Binhthng"/>
    <w:link w:val="Tablecaption2"/>
    <w:rsid w:val="00207511"/>
    <w:pPr>
      <w:widowControl w:val="0"/>
      <w:shd w:val="clear" w:color="auto" w:fill="FFFFFF"/>
      <w:spacing w:line="0" w:lineRule="atLeast"/>
    </w:pPr>
    <w:rPr>
      <w:szCs w:val="26"/>
    </w:rPr>
  </w:style>
  <w:style w:type="character" w:customStyle="1" w:styleId="Tablecaption3">
    <w:name w:val="Table caption (3)"/>
    <w:basedOn w:val="Phngmcinhcuaoanvn"/>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Phngmcinhcuaoanvn"/>
    <w:rsid w:val="00C4774B"/>
    <w:rPr>
      <w:rFonts w:ascii="Times New Roman" w:eastAsia="Times New Roman" w:hAnsi="Times New Roman" w:cs="Times New Roman"/>
      <w:b/>
      <w:bCs/>
      <w:shd w:val="clear" w:color="auto" w:fill="FFFFFF"/>
    </w:rPr>
  </w:style>
  <w:style w:type="paragraph" w:styleId="KhngDncch">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Phngmcinhcuaoanvn"/>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Phngmcinhcuaoanvn"/>
    <w:rsid w:val="006712B3"/>
  </w:style>
  <w:style w:type="paragraph" w:styleId="Mucluc6">
    <w:name w:val="toc 6"/>
    <w:basedOn w:val="Binhthng"/>
    <w:next w:val="Binhthng"/>
    <w:autoRedefine/>
    <w:uiPriority w:val="39"/>
    <w:unhideWhenUsed/>
    <w:rsid w:val="00DC655C"/>
    <w:pPr>
      <w:ind w:left="960"/>
    </w:pPr>
    <w:rPr>
      <w:rFonts w:asciiTheme="minorHAnsi" w:hAnsiTheme="minorHAnsi"/>
      <w:sz w:val="20"/>
      <w:szCs w:val="20"/>
    </w:rPr>
  </w:style>
  <w:style w:type="paragraph" w:styleId="Mucluc8">
    <w:name w:val="toc 8"/>
    <w:basedOn w:val="Binhthng"/>
    <w:next w:val="Binhthng"/>
    <w:autoRedefine/>
    <w:uiPriority w:val="39"/>
    <w:unhideWhenUsed/>
    <w:rsid w:val="00DC655C"/>
    <w:pPr>
      <w:ind w:left="1440"/>
    </w:pPr>
    <w:rPr>
      <w:rFonts w:asciiTheme="minorHAnsi" w:hAnsiTheme="minorHAnsi"/>
      <w:sz w:val="20"/>
      <w:szCs w:val="20"/>
    </w:rPr>
  </w:style>
  <w:style w:type="paragraph" w:styleId="Mucluc9">
    <w:name w:val="toc 9"/>
    <w:basedOn w:val="Binhthng"/>
    <w:next w:val="Binhthng"/>
    <w:autoRedefine/>
    <w:uiPriority w:val="39"/>
    <w:unhideWhenUsed/>
    <w:rsid w:val="00DC655C"/>
    <w:pPr>
      <w:ind w:left="1680"/>
    </w:pPr>
    <w:rPr>
      <w:rFonts w:asciiTheme="minorHAnsi" w:hAnsiTheme="minorHAnsi"/>
      <w:sz w:val="20"/>
      <w:szCs w:val="20"/>
    </w:rPr>
  </w:style>
  <w:style w:type="character" w:customStyle="1" w:styleId="Picturecaption0">
    <w:name w:val="Picture caption_"/>
    <w:basedOn w:val="Phngmcinhcuaoanvn"/>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Phngmcinhcuaoanvn"/>
    <w:rsid w:val="00862737"/>
    <w:rPr>
      <w:rFonts w:ascii="Times New Roman" w:eastAsia="Times New Roman" w:hAnsi="Times New Roman" w:cs="Times New Roman"/>
      <w:b w:val="0"/>
      <w:bCs w:val="0"/>
      <w:i/>
      <w:iCs/>
      <w:smallCaps w:val="0"/>
      <w:strike w:val="0"/>
      <w:sz w:val="22"/>
      <w:szCs w:val="22"/>
      <w:u w:val="none"/>
    </w:rPr>
  </w:style>
  <w:style w:type="paragraph" w:styleId="ThnVnban">
    <w:name w:val="Body Text"/>
    <w:basedOn w:val="Binhthng"/>
    <w:link w:val="ThnVnbanChar"/>
    <w:uiPriority w:val="1"/>
    <w:qFormat/>
    <w:rsid w:val="00E619FF"/>
    <w:pPr>
      <w:widowControl w:val="0"/>
      <w:autoSpaceDE w:val="0"/>
      <w:autoSpaceDN w:val="0"/>
      <w:spacing w:line="240" w:lineRule="auto"/>
      <w:jc w:val="left"/>
    </w:pPr>
    <w:rPr>
      <w:sz w:val="24"/>
    </w:rPr>
  </w:style>
  <w:style w:type="character" w:customStyle="1" w:styleId="ThnVnbanChar">
    <w:name w:val="Thân Văn bản Char"/>
    <w:basedOn w:val="Phngmcinhcuaoanvn"/>
    <w:link w:val="ThnVnban"/>
    <w:uiPriority w:val="1"/>
    <w:rsid w:val="00E619FF"/>
    <w:rPr>
      <w:rFonts w:ascii="Times New Roman" w:eastAsia="Times New Roman" w:hAnsi="Times New Roman" w:cs="Times New Roman"/>
      <w:sz w:val="24"/>
      <w:szCs w:val="24"/>
    </w:rPr>
  </w:style>
  <w:style w:type="character" w:customStyle="1" w:styleId="spellingerror">
    <w:name w:val="spellingerror"/>
    <w:basedOn w:val="Phngmcinhcuaoanvn"/>
    <w:rsid w:val="00B3295D"/>
  </w:style>
  <w:style w:type="character" w:customStyle="1" w:styleId="normaltextrun">
    <w:name w:val="normaltextrun"/>
    <w:basedOn w:val="Phngmcinhcuaoanvn"/>
    <w:rsid w:val="00B3295D"/>
  </w:style>
  <w:style w:type="character" w:customStyle="1" w:styleId="eop">
    <w:name w:val="eop"/>
    <w:basedOn w:val="Phngmcinhcuaoanvn"/>
    <w:rsid w:val="00B3295D"/>
  </w:style>
  <w:style w:type="paragraph" w:customStyle="1" w:styleId="Head1">
    <w:name w:val="Head 1"/>
    <w:basedOn w:val="Binhthng"/>
    <w:link w:val="Head1Char"/>
    <w:autoRedefine/>
    <w:rsid w:val="00747EDE"/>
    <w:pPr>
      <w:numPr>
        <w:ilvl w:val="2"/>
        <w:numId w:val="17"/>
      </w:numPr>
      <w:tabs>
        <w:tab w:val="center" w:pos="6379"/>
      </w:tabs>
      <w:spacing w:after="200" w:line="276" w:lineRule="auto"/>
      <w:jc w:val="left"/>
    </w:pPr>
    <w:rPr>
      <w:rFonts w:ascii="Times New Roman Bold" w:hAnsi="Times New Roman Bold"/>
      <w:b/>
      <w:szCs w:val="32"/>
      <w:lang w:val="vi-VN"/>
    </w:rPr>
  </w:style>
  <w:style w:type="character" w:customStyle="1" w:styleId="Head1Char">
    <w:name w:val="Head 1 Char"/>
    <w:basedOn w:val="Phngmcinhcuaoanvn"/>
    <w:link w:val="Head1"/>
    <w:rsid w:val="00747EDE"/>
    <w:rPr>
      <w:rFonts w:ascii="Times New Roman Bold" w:eastAsia="Times New Roman" w:hAnsi="Times New Roman Bold" w:cs="Times New Roman"/>
      <w:b/>
      <w:sz w:val="26"/>
      <w:szCs w:val="32"/>
      <w:lang w:val="vi-VN"/>
    </w:rPr>
  </w:style>
  <w:style w:type="paragraph" w:customStyle="1" w:styleId="Head2">
    <w:name w:val="Head 2"/>
    <w:basedOn w:val="Binhthng"/>
    <w:link w:val="Head2Char"/>
    <w:rsid w:val="00747EDE"/>
    <w:pPr>
      <w:ind w:firstLine="567"/>
    </w:pPr>
    <w:rPr>
      <w:rFonts w:ascii="Times New Roman Bold" w:hAnsi="Times New Roman Bold"/>
      <w:b/>
      <w:szCs w:val="26"/>
    </w:rPr>
  </w:style>
  <w:style w:type="character" w:customStyle="1" w:styleId="Head2Char">
    <w:name w:val="Head 2 Char"/>
    <w:basedOn w:val="Phngmcinhcuaoanvn"/>
    <w:link w:val="Head2"/>
    <w:rsid w:val="00747EDE"/>
    <w:rPr>
      <w:rFonts w:ascii="Times New Roman Bold" w:eastAsia="Times New Roman" w:hAnsi="Times New Roman Bold" w:cs="Times New Roman"/>
      <w:b/>
      <w:sz w:val="26"/>
      <w:szCs w:val="26"/>
    </w:rPr>
  </w:style>
  <w:style w:type="paragraph" w:styleId="Chuthich">
    <w:name w:val="caption"/>
    <w:basedOn w:val="Binhthng"/>
    <w:next w:val="Binhthng"/>
    <w:uiPriority w:val="35"/>
    <w:unhideWhenUsed/>
    <w:qFormat/>
    <w:rsid w:val="00747EDE"/>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747EDE"/>
  </w:style>
  <w:style w:type="character" w:styleId="cpChagiiquyt">
    <w:name w:val="Unresolved Mention"/>
    <w:basedOn w:val="Phngmcinhcuaoanvn"/>
    <w:uiPriority w:val="99"/>
    <w:semiHidden/>
    <w:unhideWhenUsed/>
    <w:rsid w:val="00747EDE"/>
    <w:rPr>
      <w:color w:val="605E5C"/>
      <w:shd w:val="clear" w:color="auto" w:fill="E1DFDD"/>
    </w:rPr>
  </w:style>
  <w:style w:type="character" w:customStyle="1" w:styleId="link-annotation-unknown-block-id-807036308">
    <w:name w:val="link-annotation-unknown-block-id-807036308"/>
    <w:basedOn w:val="Phngmcinhcuaoanvn"/>
    <w:rsid w:val="00747EDE"/>
  </w:style>
  <w:style w:type="paragraph" w:styleId="Duytlai">
    <w:name w:val="Revision"/>
    <w:hidden/>
    <w:uiPriority w:val="99"/>
    <w:semiHidden/>
    <w:rsid w:val="00624389"/>
    <w:pPr>
      <w:spacing w:after="0" w:line="240" w:lineRule="auto"/>
    </w:pPr>
    <w:rPr>
      <w:rFonts w:ascii="Times New Roman" w:eastAsia="Times New Roman" w:hAnsi="Times New Roman" w:cs="Times New Roman"/>
      <w:sz w:val="26"/>
      <w:szCs w:val="24"/>
    </w:rPr>
  </w:style>
  <w:style w:type="paragraph" w:customStyle="1" w:styleId="Nidungvnbn">
    <w:name w:val="Nội dung văn bản"/>
    <w:basedOn w:val="Binhthng"/>
    <w:link w:val="NidungvnbnChar"/>
    <w:qFormat/>
    <w:rsid w:val="00B84FDD"/>
    <w:pPr>
      <w:spacing w:line="360" w:lineRule="auto"/>
      <w:ind w:firstLine="567"/>
    </w:pPr>
    <w:rPr>
      <w:sz w:val="28"/>
      <w:szCs w:val="26"/>
    </w:rPr>
  </w:style>
  <w:style w:type="character" w:customStyle="1" w:styleId="NidungvnbnChar">
    <w:name w:val="Nội dung văn bản Char"/>
    <w:basedOn w:val="Phngmcinhcuaoanvn"/>
    <w:link w:val="Nidungvnbn"/>
    <w:rsid w:val="00B84FDD"/>
    <w:rPr>
      <w:rFonts w:ascii="Times New Roman" w:eastAsia="Times New Roman" w:hAnsi="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295837111">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2644108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06192710">
      <w:bodyDiv w:val="1"/>
      <w:marLeft w:val="0"/>
      <w:marRight w:val="0"/>
      <w:marTop w:val="0"/>
      <w:marBottom w:val="0"/>
      <w:divBdr>
        <w:top w:val="none" w:sz="0" w:space="0" w:color="auto"/>
        <w:left w:val="none" w:sz="0" w:space="0" w:color="auto"/>
        <w:bottom w:val="none" w:sz="0" w:space="0" w:color="auto"/>
        <w:right w:val="none" w:sz="0" w:space="0" w:color="auto"/>
      </w:divBdr>
    </w:div>
    <w:div w:id="425536533">
      <w:bodyDiv w:val="1"/>
      <w:marLeft w:val="0"/>
      <w:marRight w:val="0"/>
      <w:marTop w:val="0"/>
      <w:marBottom w:val="0"/>
      <w:divBdr>
        <w:top w:val="none" w:sz="0" w:space="0" w:color="auto"/>
        <w:left w:val="none" w:sz="0" w:space="0" w:color="auto"/>
        <w:bottom w:val="none" w:sz="0" w:space="0" w:color="auto"/>
        <w:right w:val="none" w:sz="0" w:space="0" w:color="auto"/>
      </w:divBdr>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3079">
      <w:bodyDiv w:val="1"/>
      <w:marLeft w:val="0"/>
      <w:marRight w:val="0"/>
      <w:marTop w:val="0"/>
      <w:marBottom w:val="0"/>
      <w:divBdr>
        <w:top w:val="none" w:sz="0" w:space="0" w:color="auto"/>
        <w:left w:val="none" w:sz="0" w:space="0" w:color="auto"/>
        <w:bottom w:val="none" w:sz="0" w:space="0" w:color="auto"/>
        <w:right w:val="none" w:sz="0" w:space="0" w:color="auto"/>
      </w:divBdr>
      <w:divsChild>
        <w:div w:id="328094206">
          <w:marLeft w:val="0"/>
          <w:marRight w:val="0"/>
          <w:marTop w:val="0"/>
          <w:marBottom w:val="0"/>
          <w:divBdr>
            <w:top w:val="none" w:sz="0" w:space="0" w:color="auto"/>
            <w:left w:val="none" w:sz="0" w:space="0" w:color="auto"/>
            <w:bottom w:val="none" w:sz="0" w:space="0" w:color="auto"/>
            <w:right w:val="none" w:sz="0" w:space="0" w:color="auto"/>
          </w:divBdr>
          <w:divsChild>
            <w:div w:id="15555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41373911">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811169495">
      <w:bodyDiv w:val="1"/>
      <w:marLeft w:val="0"/>
      <w:marRight w:val="0"/>
      <w:marTop w:val="0"/>
      <w:marBottom w:val="0"/>
      <w:divBdr>
        <w:top w:val="none" w:sz="0" w:space="0" w:color="auto"/>
        <w:left w:val="none" w:sz="0" w:space="0" w:color="auto"/>
        <w:bottom w:val="none" w:sz="0" w:space="0" w:color="auto"/>
        <w:right w:val="none" w:sz="0" w:space="0" w:color="auto"/>
      </w:divBdr>
    </w:div>
    <w:div w:id="850224420">
      <w:bodyDiv w:val="1"/>
      <w:marLeft w:val="0"/>
      <w:marRight w:val="0"/>
      <w:marTop w:val="0"/>
      <w:marBottom w:val="0"/>
      <w:divBdr>
        <w:top w:val="none" w:sz="0" w:space="0" w:color="auto"/>
        <w:left w:val="none" w:sz="0" w:space="0" w:color="auto"/>
        <w:bottom w:val="none" w:sz="0" w:space="0" w:color="auto"/>
        <w:right w:val="none" w:sz="0" w:space="0" w:color="auto"/>
      </w:divBdr>
    </w:div>
    <w:div w:id="851724009">
      <w:bodyDiv w:val="1"/>
      <w:marLeft w:val="0"/>
      <w:marRight w:val="0"/>
      <w:marTop w:val="0"/>
      <w:marBottom w:val="0"/>
      <w:divBdr>
        <w:top w:val="none" w:sz="0" w:space="0" w:color="auto"/>
        <w:left w:val="none" w:sz="0" w:space="0" w:color="auto"/>
        <w:bottom w:val="none" w:sz="0" w:space="0" w:color="auto"/>
        <w:right w:val="none" w:sz="0" w:space="0" w:color="auto"/>
      </w:divBdr>
      <w:divsChild>
        <w:div w:id="24331997">
          <w:marLeft w:val="0"/>
          <w:marRight w:val="0"/>
          <w:marTop w:val="0"/>
          <w:marBottom w:val="0"/>
          <w:divBdr>
            <w:top w:val="none" w:sz="0" w:space="0" w:color="auto"/>
            <w:left w:val="none" w:sz="0" w:space="0" w:color="auto"/>
            <w:bottom w:val="none" w:sz="0" w:space="0" w:color="auto"/>
            <w:right w:val="none" w:sz="0" w:space="0" w:color="auto"/>
          </w:divBdr>
        </w:div>
        <w:div w:id="291137590">
          <w:marLeft w:val="0"/>
          <w:marRight w:val="0"/>
          <w:marTop w:val="0"/>
          <w:marBottom w:val="0"/>
          <w:divBdr>
            <w:top w:val="none" w:sz="0" w:space="0" w:color="auto"/>
            <w:left w:val="none" w:sz="0" w:space="0" w:color="auto"/>
            <w:bottom w:val="none" w:sz="0" w:space="0" w:color="auto"/>
            <w:right w:val="none" w:sz="0" w:space="0" w:color="auto"/>
          </w:divBdr>
        </w:div>
        <w:div w:id="1016155435">
          <w:marLeft w:val="0"/>
          <w:marRight w:val="0"/>
          <w:marTop w:val="0"/>
          <w:marBottom w:val="0"/>
          <w:divBdr>
            <w:top w:val="none" w:sz="0" w:space="0" w:color="auto"/>
            <w:left w:val="none" w:sz="0" w:space="0" w:color="auto"/>
            <w:bottom w:val="none" w:sz="0" w:space="0" w:color="auto"/>
            <w:right w:val="none" w:sz="0" w:space="0" w:color="auto"/>
          </w:divBdr>
        </w:div>
        <w:div w:id="2005544511">
          <w:marLeft w:val="0"/>
          <w:marRight w:val="0"/>
          <w:marTop w:val="0"/>
          <w:marBottom w:val="0"/>
          <w:divBdr>
            <w:top w:val="none" w:sz="0" w:space="0" w:color="auto"/>
            <w:left w:val="none" w:sz="0" w:space="0" w:color="auto"/>
            <w:bottom w:val="none" w:sz="0" w:space="0" w:color="auto"/>
            <w:right w:val="none" w:sz="0" w:space="0" w:color="auto"/>
          </w:divBdr>
        </w:div>
        <w:div w:id="2109806707">
          <w:marLeft w:val="0"/>
          <w:marRight w:val="0"/>
          <w:marTop w:val="0"/>
          <w:marBottom w:val="0"/>
          <w:divBdr>
            <w:top w:val="none" w:sz="0" w:space="0" w:color="auto"/>
            <w:left w:val="none" w:sz="0" w:space="0" w:color="auto"/>
            <w:bottom w:val="none" w:sz="0" w:space="0" w:color="auto"/>
            <w:right w:val="none" w:sz="0" w:space="0" w:color="auto"/>
          </w:divBdr>
        </w:div>
      </w:divsChild>
    </w:div>
    <w:div w:id="900093478">
      <w:bodyDiv w:val="1"/>
      <w:marLeft w:val="0"/>
      <w:marRight w:val="0"/>
      <w:marTop w:val="0"/>
      <w:marBottom w:val="0"/>
      <w:divBdr>
        <w:top w:val="none" w:sz="0" w:space="0" w:color="auto"/>
        <w:left w:val="none" w:sz="0" w:space="0" w:color="auto"/>
        <w:bottom w:val="none" w:sz="0" w:space="0" w:color="auto"/>
        <w:right w:val="none" w:sz="0" w:space="0" w:color="auto"/>
      </w:divBdr>
      <w:divsChild>
        <w:div w:id="1858360">
          <w:marLeft w:val="0"/>
          <w:marRight w:val="0"/>
          <w:marTop w:val="0"/>
          <w:marBottom w:val="0"/>
          <w:divBdr>
            <w:top w:val="none" w:sz="0" w:space="0" w:color="auto"/>
            <w:left w:val="none" w:sz="0" w:space="0" w:color="auto"/>
            <w:bottom w:val="none" w:sz="0" w:space="0" w:color="auto"/>
            <w:right w:val="none" w:sz="0" w:space="0" w:color="auto"/>
          </w:divBdr>
        </w:div>
        <w:div w:id="6100075">
          <w:marLeft w:val="0"/>
          <w:marRight w:val="0"/>
          <w:marTop w:val="0"/>
          <w:marBottom w:val="0"/>
          <w:divBdr>
            <w:top w:val="none" w:sz="0" w:space="0" w:color="auto"/>
            <w:left w:val="none" w:sz="0" w:space="0" w:color="auto"/>
            <w:bottom w:val="none" w:sz="0" w:space="0" w:color="auto"/>
            <w:right w:val="none" w:sz="0" w:space="0" w:color="auto"/>
          </w:divBdr>
        </w:div>
        <w:div w:id="11685636">
          <w:marLeft w:val="0"/>
          <w:marRight w:val="0"/>
          <w:marTop w:val="0"/>
          <w:marBottom w:val="0"/>
          <w:divBdr>
            <w:top w:val="none" w:sz="0" w:space="0" w:color="auto"/>
            <w:left w:val="none" w:sz="0" w:space="0" w:color="auto"/>
            <w:bottom w:val="none" w:sz="0" w:space="0" w:color="auto"/>
            <w:right w:val="none" w:sz="0" w:space="0" w:color="auto"/>
          </w:divBdr>
        </w:div>
        <w:div w:id="19478060">
          <w:marLeft w:val="0"/>
          <w:marRight w:val="0"/>
          <w:marTop w:val="0"/>
          <w:marBottom w:val="0"/>
          <w:divBdr>
            <w:top w:val="none" w:sz="0" w:space="0" w:color="auto"/>
            <w:left w:val="none" w:sz="0" w:space="0" w:color="auto"/>
            <w:bottom w:val="none" w:sz="0" w:space="0" w:color="auto"/>
            <w:right w:val="none" w:sz="0" w:space="0" w:color="auto"/>
          </w:divBdr>
        </w:div>
        <w:div w:id="21513225">
          <w:marLeft w:val="0"/>
          <w:marRight w:val="0"/>
          <w:marTop w:val="0"/>
          <w:marBottom w:val="0"/>
          <w:divBdr>
            <w:top w:val="none" w:sz="0" w:space="0" w:color="auto"/>
            <w:left w:val="none" w:sz="0" w:space="0" w:color="auto"/>
            <w:bottom w:val="none" w:sz="0" w:space="0" w:color="auto"/>
            <w:right w:val="none" w:sz="0" w:space="0" w:color="auto"/>
          </w:divBdr>
        </w:div>
        <w:div w:id="21832614">
          <w:marLeft w:val="0"/>
          <w:marRight w:val="0"/>
          <w:marTop w:val="0"/>
          <w:marBottom w:val="0"/>
          <w:divBdr>
            <w:top w:val="none" w:sz="0" w:space="0" w:color="auto"/>
            <w:left w:val="none" w:sz="0" w:space="0" w:color="auto"/>
            <w:bottom w:val="none" w:sz="0" w:space="0" w:color="auto"/>
            <w:right w:val="none" w:sz="0" w:space="0" w:color="auto"/>
          </w:divBdr>
        </w:div>
        <w:div w:id="31276299">
          <w:marLeft w:val="0"/>
          <w:marRight w:val="0"/>
          <w:marTop w:val="0"/>
          <w:marBottom w:val="0"/>
          <w:divBdr>
            <w:top w:val="none" w:sz="0" w:space="0" w:color="auto"/>
            <w:left w:val="none" w:sz="0" w:space="0" w:color="auto"/>
            <w:bottom w:val="none" w:sz="0" w:space="0" w:color="auto"/>
            <w:right w:val="none" w:sz="0" w:space="0" w:color="auto"/>
          </w:divBdr>
        </w:div>
        <w:div w:id="31543052">
          <w:marLeft w:val="0"/>
          <w:marRight w:val="0"/>
          <w:marTop w:val="0"/>
          <w:marBottom w:val="0"/>
          <w:divBdr>
            <w:top w:val="none" w:sz="0" w:space="0" w:color="auto"/>
            <w:left w:val="none" w:sz="0" w:space="0" w:color="auto"/>
            <w:bottom w:val="none" w:sz="0" w:space="0" w:color="auto"/>
            <w:right w:val="none" w:sz="0" w:space="0" w:color="auto"/>
          </w:divBdr>
        </w:div>
        <w:div w:id="43257407">
          <w:marLeft w:val="0"/>
          <w:marRight w:val="0"/>
          <w:marTop w:val="0"/>
          <w:marBottom w:val="0"/>
          <w:divBdr>
            <w:top w:val="none" w:sz="0" w:space="0" w:color="auto"/>
            <w:left w:val="none" w:sz="0" w:space="0" w:color="auto"/>
            <w:bottom w:val="none" w:sz="0" w:space="0" w:color="auto"/>
            <w:right w:val="none" w:sz="0" w:space="0" w:color="auto"/>
          </w:divBdr>
        </w:div>
        <w:div w:id="44333987">
          <w:marLeft w:val="0"/>
          <w:marRight w:val="0"/>
          <w:marTop w:val="0"/>
          <w:marBottom w:val="0"/>
          <w:divBdr>
            <w:top w:val="none" w:sz="0" w:space="0" w:color="auto"/>
            <w:left w:val="none" w:sz="0" w:space="0" w:color="auto"/>
            <w:bottom w:val="none" w:sz="0" w:space="0" w:color="auto"/>
            <w:right w:val="none" w:sz="0" w:space="0" w:color="auto"/>
          </w:divBdr>
        </w:div>
        <w:div w:id="54207479">
          <w:marLeft w:val="0"/>
          <w:marRight w:val="0"/>
          <w:marTop w:val="0"/>
          <w:marBottom w:val="0"/>
          <w:divBdr>
            <w:top w:val="none" w:sz="0" w:space="0" w:color="auto"/>
            <w:left w:val="none" w:sz="0" w:space="0" w:color="auto"/>
            <w:bottom w:val="none" w:sz="0" w:space="0" w:color="auto"/>
            <w:right w:val="none" w:sz="0" w:space="0" w:color="auto"/>
          </w:divBdr>
        </w:div>
        <w:div w:id="56436444">
          <w:marLeft w:val="0"/>
          <w:marRight w:val="0"/>
          <w:marTop w:val="0"/>
          <w:marBottom w:val="0"/>
          <w:divBdr>
            <w:top w:val="none" w:sz="0" w:space="0" w:color="auto"/>
            <w:left w:val="none" w:sz="0" w:space="0" w:color="auto"/>
            <w:bottom w:val="none" w:sz="0" w:space="0" w:color="auto"/>
            <w:right w:val="none" w:sz="0" w:space="0" w:color="auto"/>
          </w:divBdr>
        </w:div>
        <w:div w:id="58214807">
          <w:marLeft w:val="0"/>
          <w:marRight w:val="0"/>
          <w:marTop w:val="0"/>
          <w:marBottom w:val="0"/>
          <w:divBdr>
            <w:top w:val="none" w:sz="0" w:space="0" w:color="auto"/>
            <w:left w:val="none" w:sz="0" w:space="0" w:color="auto"/>
            <w:bottom w:val="none" w:sz="0" w:space="0" w:color="auto"/>
            <w:right w:val="none" w:sz="0" w:space="0" w:color="auto"/>
          </w:divBdr>
        </w:div>
        <w:div w:id="58596208">
          <w:marLeft w:val="0"/>
          <w:marRight w:val="0"/>
          <w:marTop w:val="0"/>
          <w:marBottom w:val="0"/>
          <w:divBdr>
            <w:top w:val="none" w:sz="0" w:space="0" w:color="auto"/>
            <w:left w:val="none" w:sz="0" w:space="0" w:color="auto"/>
            <w:bottom w:val="none" w:sz="0" w:space="0" w:color="auto"/>
            <w:right w:val="none" w:sz="0" w:space="0" w:color="auto"/>
          </w:divBdr>
        </w:div>
        <w:div w:id="62723681">
          <w:marLeft w:val="0"/>
          <w:marRight w:val="0"/>
          <w:marTop w:val="0"/>
          <w:marBottom w:val="0"/>
          <w:divBdr>
            <w:top w:val="none" w:sz="0" w:space="0" w:color="auto"/>
            <w:left w:val="none" w:sz="0" w:space="0" w:color="auto"/>
            <w:bottom w:val="none" w:sz="0" w:space="0" w:color="auto"/>
            <w:right w:val="none" w:sz="0" w:space="0" w:color="auto"/>
          </w:divBdr>
        </w:div>
        <w:div w:id="63185038">
          <w:marLeft w:val="0"/>
          <w:marRight w:val="0"/>
          <w:marTop w:val="0"/>
          <w:marBottom w:val="0"/>
          <w:divBdr>
            <w:top w:val="none" w:sz="0" w:space="0" w:color="auto"/>
            <w:left w:val="none" w:sz="0" w:space="0" w:color="auto"/>
            <w:bottom w:val="none" w:sz="0" w:space="0" w:color="auto"/>
            <w:right w:val="none" w:sz="0" w:space="0" w:color="auto"/>
          </w:divBdr>
        </w:div>
        <w:div w:id="64644708">
          <w:marLeft w:val="0"/>
          <w:marRight w:val="0"/>
          <w:marTop w:val="0"/>
          <w:marBottom w:val="0"/>
          <w:divBdr>
            <w:top w:val="none" w:sz="0" w:space="0" w:color="auto"/>
            <w:left w:val="none" w:sz="0" w:space="0" w:color="auto"/>
            <w:bottom w:val="none" w:sz="0" w:space="0" w:color="auto"/>
            <w:right w:val="none" w:sz="0" w:space="0" w:color="auto"/>
          </w:divBdr>
        </w:div>
        <w:div w:id="64687547">
          <w:marLeft w:val="0"/>
          <w:marRight w:val="0"/>
          <w:marTop w:val="0"/>
          <w:marBottom w:val="0"/>
          <w:divBdr>
            <w:top w:val="none" w:sz="0" w:space="0" w:color="auto"/>
            <w:left w:val="none" w:sz="0" w:space="0" w:color="auto"/>
            <w:bottom w:val="none" w:sz="0" w:space="0" w:color="auto"/>
            <w:right w:val="none" w:sz="0" w:space="0" w:color="auto"/>
          </w:divBdr>
        </w:div>
        <w:div w:id="67584238">
          <w:marLeft w:val="0"/>
          <w:marRight w:val="0"/>
          <w:marTop w:val="0"/>
          <w:marBottom w:val="0"/>
          <w:divBdr>
            <w:top w:val="none" w:sz="0" w:space="0" w:color="auto"/>
            <w:left w:val="none" w:sz="0" w:space="0" w:color="auto"/>
            <w:bottom w:val="none" w:sz="0" w:space="0" w:color="auto"/>
            <w:right w:val="none" w:sz="0" w:space="0" w:color="auto"/>
          </w:divBdr>
        </w:div>
        <w:div w:id="69892979">
          <w:marLeft w:val="0"/>
          <w:marRight w:val="0"/>
          <w:marTop w:val="0"/>
          <w:marBottom w:val="0"/>
          <w:divBdr>
            <w:top w:val="none" w:sz="0" w:space="0" w:color="auto"/>
            <w:left w:val="none" w:sz="0" w:space="0" w:color="auto"/>
            <w:bottom w:val="none" w:sz="0" w:space="0" w:color="auto"/>
            <w:right w:val="none" w:sz="0" w:space="0" w:color="auto"/>
          </w:divBdr>
        </w:div>
        <w:div w:id="70811168">
          <w:marLeft w:val="0"/>
          <w:marRight w:val="0"/>
          <w:marTop w:val="0"/>
          <w:marBottom w:val="0"/>
          <w:divBdr>
            <w:top w:val="none" w:sz="0" w:space="0" w:color="auto"/>
            <w:left w:val="none" w:sz="0" w:space="0" w:color="auto"/>
            <w:bottom w:val="none" w:sz="0" w:space="0" w:color="auto"/>
            <w:right w:val="none" w:sz="0" w:space="0" w:color="auto"/>
          </w:divBdr>
        </w:div>
        <w:div w:id="94979435">
          <w:marLeft w:val="0"/>
          <w:marRight w:val="0"/>
          <w:marTop w:val="0"/>
          <w:marBottom w:val="0"/>
          <w:divBdr>
            <w:top w:val="none" w:sz="0" w:space="0" w:color="auto"/>
            <w:left w:val="none" w:sz="0" w:space="0" w:color="auto"/>
            <w:bottom w:val="none" w:sz="0" w:space="0" w:color="auto"/>
            <w:right w:val="none" w:sz="0" w:space="0" w:color="auto"/>
          </w:divBdr>
        </w:div>
        <w:div w:id="99880446">
          <w:marLeft w:val="0"/>
          <w:marRight w:val="0"/>
          <w:marTop w:val="0"/>
          <w:marBottom w:val="0"/>
          <w:divBdr>
            <w:top w:val="none" w:sz="0" w:space="0" w:color="auto"/>
            <w:left w:val="none" w:sz="0" w:space="0" w:color="auto"/>
            <w:bottom w:val="none" w:sz="0" w:space="0" w:color="auto"/>
            <w:right w:val="none" w:sz="0" w:space="0" w:color="auto"/>
          </w:divBdr>
        </w:div>
        <w:div w:id="116992576">
          <w:marLeft w:val="0"/>
          <w:marRight w:val="0"/>
          <w:marTop w:val="0"/>
          <w:marBottom w:val="0"/>
          <w:divBdr>
            <w:top w:val="none" w:sz="0" w:space="0" w:color="auto"/>
            <w:left w:val="none" w:sz="0" w:space="0" w:color="auto"/>
            <w:bottom w:val="none" w:sz="0" w:space="0" w:color="auto"/>
            <w:right w:val="none" w:sz="0" w:space="0" w:color="auto"/>
          </w:divBdr>
        </w:div>
        <w:div w:id="118686650">
          <w:marLeft w:val="0"/>
          <w:marRight w:val="0"/>
          <w:marTop w:val="0"/>
          <w:marBottom w:val="0"/>
          <w:divBdr>
            <w:top w:val="none" w:sz="0" w:space="0" w:color="auto"/>
            <w:left w:val="none" w:sz="0" w:space="0" w:color="auto"/>
            <w:bottom w:val="none" w:sz="0" w:space="0" w:color="auto"/>
            <w:right w:val="none" w:sz="0" w:space="0" w:color="auto"/>
          </w:divBdr>
        </w:div>
        <w:div w:id="123428101">
          <w:marLeft w:val="0"/>
          <w:marRight w:val="0"/>
          <w:marTop w:val="0"/>
          <w:marBottom w:val="0"/>
          <w:divBdr>
            <w:top w:val="none" w:sz="0" w:space="0" w:color="auto"/>
            <w:left w:val="none" w:sz="0" w:space="0" w:color="auto"/>
            <w:bottom w:val="none" w:sz="0" w:space="0" w:color="auto"/>
            <w:right w:val="none" w:sz="0" w:space="0" w:color="auto"/>
          </w:divBdr>
        </w:div>
        <w:div w:id="128789392">
          <w:marLeft w:val="0"/>
          <w:marRight w:val="0"/>
          <w:marTop w:val="0"/>
          <w:marBottom w:val="0"/>
          <w:divBdr>
            <w:top w:val="none" w:sz="0" w:space="0" w:color="auto"/>
            <w:left w:val="none" w:sz="0" w:space="0" w:color="auto"/>
            <w:bottom w:val="none" w:sz="0" w:space="0" w:color="auto"/>
            <w:right w:val="none" w:sz="0" w:space="0" w:color="auto"/>
          </w:divBdr>
        </w:div>
        <w:div w:id="130368406">
          <w:marLeft w:val="0"/>
          <w:marRight w:val="0"/>
          <w:marTop w:val="0"/>
          <w:marBottom w:val="0"/>
          <w:divBdr>
            <w:top w:val="none" w:sz="0" w:space="0" w:color="auto"/>
            <w:left w:val="none" w:sz="0" w:space="0" w:color="auto"/>
            <w:bottom w:val="none" w:sz="0" w:space="0" w:color="auto"/>
            <w:right w:val="none" w:sz="0" w:space="0" w:color="auto"/>
          </w:divBdr>
        </w:div>
        <w:div w:id="153298006">
          <w:marLeft w:val="0"/>
          <w:marRight w:val="0"/>
          <w:marTop w:val="0"/>
          <w:marBottom w:val="0"/>
          <w:divBdr>
            <w:top w:val="none" w:sz="0" w:space="0" w:color="auto"/>
            <w:left w:val="none" w:sz="0" w:space="0" w:color="auto"/>
            <w:bottom w:val="none" w:sz="0" w:space="0" w:color="auto"/>
            <w:right w:val="none" w:sz="0" w:space="0" w:color="auto"/>
          </w:divBdr>
        </w:div>
        <w:div w:id="170267601">
          <w:marLeft w:val="0"/>
          <w:marRight w:val="0"/>
          <w:marTop w:val="0"/>
          <w:marBottom w:val="0"/>
          <w:divBdr>
            <w:top w:val="none" w:sz="0" w:space="0" w:color="auto"/>
            <w:left w:val="none" w:sz="0" w:space="0" w:color="auto"/>
            <w:bottom w:val="none" w:sz="0" w:space="0" w:color="auto"/>
            <w:right w:val="none" w:sz="0" w:space="0" w:color="auto"/>
          </w:divBdr>
        </w:div>
        <w:div w:id="186917775">
          <w:marLeft w:val="0"/>
          <w:marRight w:val="0"/>
          <w:marTop w:val="0"/>
          <w:marBottom w:val="0"/>
          <w:divBdr>
            <w:top w:val="none" w:sz="0" w:space="0" w:color="auto"/>
            <w:left w:val="none" w:sz="0" w:space="0" w:color="auto"/>
            <w:bottom w:val="none" w:sz="0" w:space="0" w:color="auto"/>
            <w:right w:val="none" w:sz="0" w:space="0" w:color="auto"/>
          </w:divBdr>
        </w:div>
        <w:div w:id="190532867">
          <w:marLeft w:val="0"/>
          <w:marRight w:val="0"/>
          <w:marTop w:val="0"/>
          <w:marBottom w:val="0"/>
          <w:divBdr>
            <w:top w:val="none" w:sz="0" w:space="0" w:color="auto"/>
            <w:left w:val="none" w:sz="0" w:space="0" w:color="auto"/>
            <w:bottom w:val="none" w:sz="0" w:space="0" w:color="auto"/>
            <w:right w:val="none" w:sz="0" w:space="0" w:color="auto"/>
          </w:divBdr>
        </w:div>
        <w:div w:id="213196728">
          <w:marLeft w:val="0"/>
          <w:marRight w:val="0"/>
          <w:marTop w:val="0"/>
          <w:marBottom w:val="0"/>
          <w:divBdr>
            <w:top w:val="none" w:sz="0" w:space="0" w:color="auto"/>
            <w:left w:val="none" w:sz="0" w:space="0" w:color="auto"/>
            <w:bottom w:val="none" w:sz="0" w:space="0" w:color="auto"/>
            <w:right w:val="none" w:sz="0" w:space="0" w:color="auto"/>
          </w:divBdr>
        </w:div>
        <w:div w:id="218833496">
          <w:marLeft w:val="0"/>
          <w:marRight w:val="0"/>
          <w:marTop w:val="0"/>
          <w:marBottom w:val="0"/>
          <w:divBdr>
            <w:top w:val="none" w:sz="0" w:space="0" w:color="auto"/>
            <w:left w:val="none" w:sz="0" w:space="0" w:color="auto"/>
            <w:bottom w:val="none" w:sz="0" w:space="0" w:color="auto"/>
            <w:right w:val="none" w:sz="0" w:space="0" w:color="auto"/>
          </w:divBdr>
        </w:div>
        <w:div w:id="225144095">
          <w:marLeft w:val="0"/>
          <w:marRight w:val="0"/>
          <w:marTop w:val="0"/>
          <w:marBottom w:val="0"/>
          <w:divBdr>
            <w:top w:val="none" w:sz="0" w:space="0" w:color="auto"/>
            <w:left w:val="none" w:sz="0" w:space="0" w:color="auto"/>
            <w:bottom w:val="none" w:sz="0" w:space="0" w:color="auto"/>
            <w:right w:val="none" w:sz="0" w:space="0" w:color="auto"/>
          </w:divBdr>
        </w:div>
        <w:div w:id="232544848">
          <w:marLeft w:val="0"/>
          <w:marRight w:val="0"/>
          <w:marTop w:val="0"/>
          <w:marBottom w:val="0"/>
          <w:divBdr>
            <w:top w:val="none" w:sz="0" w:space="0" w:color="auto"/>
            <w:left w:val="none" w:sz="0" w:space="0" w:color="auto"/>
            <w:bottom w:val="none" w:sz="0" w:space="0" w:color="auto"/>
            <w:right w:val="none" w:sz="0" w:space="0" w:color="auto"/>
          </w:divBdr>
        </w:div>
        <w:div w:id="238297755">
          <w:marLeft w:val="0"/>
          <w:marRight w:val="0"/>
          <w:marTop w:val="0"/>
          <w:marBottom w:val="0"/>
          <w:divBdr>
            <w:top w:val="none" w:sz="0" w:space="0" w:color="auto"/>
            <w:left w:val="none" w:sz="0" w:space="0" w:color="auto"/>
            <w:bottom w:val="none" w:sz="0" w:space="0" w:color="auto"/>
            <w:right w:val="none" w:sz="0" w:space="0" w:color="auto"/>
          </w:divBdr>
        </w:div>
        <w:div w:id="241525899">
          <w:marLeft w:val="0"/>
          <w:marRight w:val="0"/>
          <w:marTop w:val="0"/>
          <w:marBottom w:val="0"/>
          <w:divBdr>
            <w:top w:val="none" w:sz="0" w:space="0" w:color="auto"/>
            <w:left w:val="none" w:sz="0" w:space="0" w:color="auto"/>
            <w:bottom w:val="none" w:sz="0" w:space="0" w:color="auto"/>
            <w:right w:val="none" w:sz="0" w:space="0" w:color="auto"/>
          </w:divBdr>
        </w:div>
        <w:div w:id="255556716">
          <w:marLeft w:val="0"/>
          <w:marRight w:val="0"/>
          <w:marTop w:val="0"/>
          <w:marBottom w:val="0"/>
          <w:divBdr>
            <w:top w:val="none" w:sz="0" w:space="0" w:color="auto"/>
            <w:left w:val="none" w:sz="0" w:space="0" w:color="auto"/>
            <w:bottom w:val="none" w:sz="0" w:space="0" w:color="auto"/>
            <w:right w:val="none" w:sz="0" w:space="0" w:color="auto"/>
          </w:divBdr>
        </w:div>
        <w:div w:id="276723583">
          <w:marLeft w:val="0"/>
          <w:marRight w:val="0"/>
          <w:marTop w:val="0"/>
          <w:marBottom w:val="0"/>
          <w:divBdr>
            <w:top w:val="none" w:sz="0" w:space="0" w:color="auto"/>
            <w:left w:val="none" w:sz="0" w:space="0" w:color="auto"/>
            <w:bottom w:val="none" w:sz="0" w:space="0" w:color="auto"/>
            <w:right w:val="none" w:sz="0" w:space="0" w:color="auto"/>
          </w:divBdr>
        </w:div>
        <w:div w:id="280573678">
          <w:marLeft w:val="0"/>
          <w:marRight w:val="0"/>
          <w:marTop w:val="0"/>
          <w:marBottom w:val="0"/>
          <w:divBdr>
            <w:top w:val="none" w:sz="0" w:space="0" w:color="auto"/>
            <w:left w:val="none" w:sz="0" w:space="0" w:color="auto"/>
            <w:bottom w:val="none" w:sz="0" w:space="0" w:color="auto"/>
            <w:right w:val="none" w:sz="0" w:space="0" w:color="auto"/>
          </w:divBdr>
        </w:div>
        <w:div w:id="293021125">
          <w:marLeft w:val="0"/>
          <w:marRight w:val="0"/>
          <w:marTop w:val="0"/>
          <w:marBottom w:val="0"/>
          <w:divBdr>
            <w:top w:val="none" w:sz="0" w:space="0" w:color="auto"/>
            <w:left w:val="none" w:sz="0" w:space="0" w:color="auto"/>
            <w:bottom w:val="none" w:sz="0" w:space="0" w:color="auto"/>
            <w:right w:val="none" w:sz="0" w:space="0" w:color="auto"/>
          </w:divBdr>
        </w:div>
        <w:div w:id="293100144">
          <w:marLeft w:val="0"/>
          <w:marRight w:val="0"/>
          <w:marTop w:val="0"/>
          <w:marBottom w:val="0"/>
          <w:divBdr>
            <w:top w:val="none" w:sz="0" w:space="0" w:color="auto"/>
            <w:left w:val="none" w:sz="0" w:space="0" w:color="auto"/>
            <w:bottom w:val="none" w:sz="0" w:space="0" w:color="auto"/>
            <w:right w:val="none" w:sz="0" w:space="0" w:color="auto"/>
          </w:divBdr>
        </w:div>
        <w:div w:id="297415532">
          <w:marLeft w:val="0"/>
          <w:marRight w:val="0"/>
          <w:marTop w:val="0"/>
          <w:marBottom w:val="0"/>
          <w:divBdr>
            <w:top w:val="none" w:sz="0" w:space="0" w:color="auto"/>
            <w:left w:val="none" w:sz="0" w:space="0" w:color="auto"/>
            <w:bottom w:val="none" w:sz="0" w:space="0" w:color="auto"/>
            <w:right w:val="none" w:sz="0" w:space="0" w:color="auto"/>
          </w:divBdr>
        </w:div>
        <w:div w:id="300891429">
          <w:marLeft w:val="0"/>
          <w:marRight w:val="0"/>
          <w:marTop w:val="0"/>
          <w:marBottom w:val="0"/>
          <w:divBdr>
            <w:top w:val="none" w:sz="0" w:space="0" w:color="auto"/>
            <w:left w:val="none" w:sz="0" w:space="0" w:color="auto"/>
            <w:bottom w:val="none" w:sz="0" w:space="0" w:color="auto"/>
            <w:right w:val="none" w:sz="0" w:space="0" w:color="auto"/>
          </w:divBdr>
        </w:div>
        <w:div w:id="301545032">
          <w:marLeft w:val="0"/>
          <w:marRight w:val="0"/>
          <w:marTop w:val="0"/>
          <w:marBottom w:val="0"/>
          <w:divBdr>
            <w:top w:val="none" w:sz="0" w:space="0" w:color="auto"/>
            <w:left w:val="none" w:sz="0" w:space="0" w:color="auto"/>
            <w:bottom w:val="none" w:sz="0" w:space="0" w:color="auto"/>
            <w:right w:val="none" w:sz="0" w:space="0" w:color="auto"/>
          </w:divBdr>
        </w:div>
        <w:div w:id="303387719">
          <w:marLeft w:val="0"/>
          <w:marRight w:val="0"/>
          <w:marTop w:val="0"/>
          <w:marBottom w:val="0"/>
          <w:divBdr>
            <w:top w:val="none" w:sz="0" w:space="0" w:color="auto"/>
            <w:left w:val="none" w:sz="0" w:space="0" w:color="auto"/>
            <w:bottom w:val="none" w:sz="0" w:space="0" w:color="auto"/>
            <w:right w:val="none" w:sz="0" w:space="0" w:color="auto"/>
          </w:divBdr>
        </w:div>
        <w:div w:id="311104024">
          <w:marLeft w:val="0"/>
          <w:marRight w:val="0"/>
          <w:marTop w:val="0"/>
          <w:marBottom w:val="0"/>
          <w:divBdr>
            <w:top w:val="none" w:sz="0" w:space="0" w:color="auto"/>
            <w:left w:val="none" w:sz="0" w:space="0" w:color="auto"/>
            <w:bottom w:val="none" w:sz="0" w:space="0" w:color="auto"/>
            <w:right w:val="none" w:sz="0" w:space="0" w:color="auto"/>
          </w:divBdr>
        </w:div>
        <w:div w:id="311954571">
          <w:marLeft w:val="0"/>
          <w:marRight w:val="0"/>
          <w:marTop w:val="0"/>
          <w:marBottom w:val="0"/>
          <w:divBdr>
            <w:top w:val="none" w:sz="0" w:space="0" w:color="auto"/>
            <w:left w:val="none" w:sz="0" w:space="0" w:color="auto"/>
            <w:bottom w:val="none" w:sz="0" w:space="0" w:color="auto"/>
            <w:right w:val="none" w:sz="0" w:space="0" w:color="auto"/>
          </w:divBdr>
        </w:div>
        <w:div w:id="316229244">
          <w:marLeft w:val="0"/>
          <w:marRight w:val="0"/>
          <w:marTop w:val="0"/>
          <w:marBottom w:val="0"/>
          <w:divBdr>
            <w:top w:val="none" w:sz="0" w:space="0" w:color="auto"/>
            <w:left w:val="none" w:sz="0" w:space="0" w:color="auto"/>
            <w:bottom w:val="none" w:sz="0" w:space="0" w:color="auto"/>
            <w:right w:val="none" w:sz="0" w:space="0" w:color="auto"/>
          </w:divBdr>
        </w:div>
        <w:div w:id="323627923">
          <w:marLeft w:val="0"/>
          <w:marRight w:val="0"/>
          <w:marTop w:val="0"/>
          <w:marBottom w:val="0"/>
          <w:divBdr>
            <w:top w:val="none" w:sz="0" w:space="0" w:color="auto"/>
            <w:left w:val="none" w:sz="0" w:space="0" w:color="auto"/>
            <w:bottom w:val="none" w:sz="0" w:space="0" w:color="auto"/>
            <w:right w:val="none" w:sz="0" w:space="0" w:color="auto"/>
          </w:divBdr>
        </w:div>
        <w:div w:id="330648427">
          <w:marLeft w:val="0"/>
          <w:marRight w:val="0"/>
          <w:marTop w:val="0"/>
          <w:marBottom w:val="0"/>
          <w:divBdr>
            <w:top w:val="none" w:sz="0" w:space="0" w:color="auto"/>
            <w:left w:val="none" w:sz="0" w:space="0" w:color="auto"/>
            <w:bottom w:val="none" w:sz="0" w:space="0" w:color="auto"/>
            <w:right w:val="none" w:sz="0" w:space="0" w:color="auto"/>
          </w:divBdr>
        </w:div>
        <w:div w:id="331643729">
          <w:marLeft w:val="0"/>
          <w:marRight w:val="0"/>
          <w:marTop w:val="0"/>
          <w:marBottom w:val="0"/>
          <w:divBdr>
            <w:top w:val="none" w:sz="0" w:space="0" w:color="auto"/>
            <w:left w:val="none" w:sz="0" w:space="0" w:color="auto"/>
            <w:bottom w:val="none" w:sz="0" w:space="0" w:color="auto"/>
            <w:right w:val="none" w:sz="0" w:space="0" w:color="auto"/>
          </w:divBdr>
        </w:div>
        <w:div w:id="348529359">
          <w:marLeft w:val="0"/>
          <w:marRight w:val="0"/>
          <w:marTop w:val="0"/>
          <w:marBottom w:val="0"/>
          <w:divBdr>
            <w:top w:val="none" w:sz="0" w:space="0" w:color="auto"/>
            <w:left w:val="none" w:sz="0" w:space="0" w:color="auto"/>
            <w:bottom w:val="none" w:sz="0" w:space="0" w:color="auto"/>
            <w:right w:val="none" w:sz="0" w:space="0" w:color="auto"/>
          </w:divBdr>
        </w:div>
        <w:div w:id="352923778">
          <w:marLeft w:val="0"/>
          <w:marRight w:val="0"/>
          <w:marTop w:val="0"/>
          <w:marBottom w:val="0"/>
          <w:divBdr>
            <w:top w:val="none" w:sz="0" w:space="0" w:color="auto"/>
            <w:left w:val="none" w:sz="0" w:space="0" w:color="auto"/>
            <w:bottom w:val="none" w:sz="0" w:space="0" w:color="auto"/>
            <w:right w:val="none" w:sz="0" w:space="0" w:color="auto"/>
          </w:divBdr>
        </w:div>
        <w:div w:id="359281737">
          <w:marLeft w:val="0"/>
          <w:marRight w:val="0"/>
          <w:marTop w:val="0"/>
          <w:marBottom w:val="0"/>
          <w:divBdr>
            <w:top w:val="none" w:sz="0" w:space="0" w:color="auto"/>
            <w:left w:val="none" w:sz="0" w:space="0" w:color="auto"/>
            <w:bottom w:val="none" w:sz="0" w:space="0" w:color="auto"/>
            <w:right w:val="none" w:sz="0" w:space="0" w:color="auto"/>
          </w:divBdr>
        </w:div>
        <w:div w:id="366419447">
          <w:marLeft w:val="0"/>
          <w:marRight w:val="0"/>
          <w:marTop w:val="0"/>
          <w:marBottom w:val="0"/>
          <w:divBdr>
            <w:top w:val="none" w:sz="0" w:space="0" w:color="auto"/>
            <w:left w:val="none" w:sz="0" w:space="0" w:color="auto"/>
            <w:bottom w:val="none" w:sz="0" w:space="0" w:color="auto"/>
            <w:right w:val="none" w:sz="0" w:space="0" w:color="auto"/>
          </w:divBdr>
        </w:div>
        <w:div w:id="369573922">
          <w:marLeft w:val="0"/>
          <w:marRight w:val="0"/>
          <w:marTop w:val="0"/>
          <w:marBottom w:val="0"/>
          <w:divBdr>
            <w:top w:val="none" w:sz="0" w:space="0" w:color="auto"/>
            <w:left w:val="none" w:sz="0" w:space="0" w:color="auto"/>
            <w:bottom w:val="none" w:sz="0" w:space="0" w:color="auto"/>
            <w:right w:val="none" w:sz="0" w:space="0" w:color="auto"/>
          </w:divBdr>
        </w:div>
        <w:div w:id="380373573">
          <w:marLeft w:val="0"/>
          <w:marRight w:val="0"/>
          <w:marTop w:val="0"/>
          <w:marBottom w:val="0"/>
          <w:divBdr>
            <w:top w:val="none" w:sz="0" w:space="0" w:color="auto"/>
            <w:left w:val="none" w:sz="0" w:space="0" w:color="auto"/>
            <w:bottom w:val="none" w:sz="0" w:space="0" w:color="auto"/>
            <w:right w:val="none" w:sz="0" w:space="0" w:color="auto"/>
          </w:divBdr>
        </w:div>
        <w:div w:id="390927627">
          <w:marLeft w:val="0"/>
          <w:marRight w:val="0"/>
          <w:marTop w:val="0"/>
          <w:marBottom w:val="0"/>
          <w:divBdr>
            <w:top w:val="none" w:sz="0" w:space="0" w:color="auto"/>
            <w:left w:val="none" w:sz="0" w:space="0" w:color="auto"/>
            <w:bottom w:val="none" w:sz="0" w:space="0" w:color="auto"/>
            <w:right w:val="none" w:sz="0" w:space="0" w:color="auto"/>
          </w:divBdr>
        </w:div>
        <w:div w:id="398938297">
          <w:marLeft w:val="0"/>
          <w:marRight w:val="0"/>
          <w:marTop w:val="0"/>
          <w:marBottom w:val="0"/>
          <w:divBdr>
            <w:top w:val="none" w:sz="0" w:space="0" w:color="auto"/>
            <w:left w:val="none" w:sz="0" w:space="0" w:color="auto"/>
            <w:bottom w:val="none" w:sz="0" w:space="0" w:color="auto"/>
            <w:right w:val="none" w:sz="0" w:space="0" w:color="auto"/>
          </w:divBdr>
        </w:div>
        <w:div w:id="405081090">
          <w:marLeft w:val="0"/>
          <w:marRight w:val="0"/>
          <w:marTop w:val="0"/>
          <w:marBottom w:val="0"/>
          <w:divBdr>
            <w:top w:val="none" w:sz="0" w:space="0" w:color="auto"/>
            <w:left w:val="none" w:sz="0" w:space="0" w:color="auto"/>
            <w:bottom w:val="none" w:sz="0" w:space="0" w:color="auto"/>
            <w:right w:val="none" w:sz="0" w:space="0" w:color="auto"/>
          </w:divBdr>
        </w:div>
        <w:div w:id="414324990">
          <w:marLeft w:val="0"/>
          <w:marRight w:val="0"/>
          <w:marTop w:val="0"/>
          <w:marBottom w:val="0"/>
          <w:divBdr>
            <w:top w:val="none" w:sz="0" w:space="0" w:color="auto"/>
            <w:left w:val="none" w:sz="0" w:space="0" w:color="auto"/>
            <w:bottom w:val="none" w:sz="0" w:space="0" w:color="auto"/>
            <w:right w:val="none" w:sz="0" w:space="0" w:color="auto"/>
          </w:divBdr>
        </w:div>
        <w:div w:id="427117155">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4253133">
          <w:marLeft w:val="0"/>
          <w:marRight w:val="0"/>
          <w:marTop w:val="0"/>
          <w:marBottom w:val="0"/>
          <w:divBdr>
            <w:top w:val="none" w:sz="0" w:space="0" w:color="auto"/>
            <w:left w:val="none" w:sz="0" w:space="0" w:color="auto"/>
            <w:bottom w:val="none" w:sz="0" w:space="0" w:color="auto"/>
            <w:right w:val="none" w:sz="0" w:space="0" w:color="auto"/>
          </w:divBdr>
        </w:div>
        <w:div w:id="437411184">
          <w:marLeft w:val="0"/>
          <w:marRight w:val="0"/>
          <w:marTop w:val="0"/>
          <w:marBottom w:val="0"/>
          <w:divBdr>
            <w:top w:val="none" w:sz="0" w:space="0" w:color="auto"/>
            <w:left w:val="none" w:sz="0" w:space="0" w:color="auto"/>
            <w:bottom w:val="none" w:sz="0" w:space="0" w:color="auto"/>
            <w:right w:val="none" w:sz="0" w:space="0" w:color="auto"/>
          </w:divBdr>
        </w:div>
        <w:div w:id="440106889">
          <w:marLeft w:val="0"/>
          <w:marRight w:val="0"/>
          <w:marTop w:val="0"/>
          <w:marBottom w:val="0"/>
          <w:divBdr>
            <w:top w:val="none" w:sz="0" w:space="0" w:color="auto"/>
            <w:left w:val="none" w:sz="0" w:space="0" w:color="auto"/>
            <w:bottom w:val="none" w:sz="0" w:space="0" w:color="auto"/>
            <w:right w:val="none" w:sz="0" w:space="0" w:color="auto"/>
          </w:divBdr>
        </w:div>
        <w:div w:id="441148352">
          <w:marLeft w:val="0"/>
          <w:marRight w:val="0"/>
          <w:marTop w:val="0"/>
          <w:marBottom w:val="0"/>
          <w:divBdr>
            <w:top w:val="none" w:sz="0" w:space="0" w:color="auto"/>
            <w:left w:val="none" w:sz="0" w:space="0" w:color="auto"/>
            <w:bottom w:val="none" w:sz="0" w:space="0" w:color="auto"/>
            <w:right w:val="none" w:sz="0" w:space="0" w:color="auto"/>
          </w:divBdr>
        </w:div>
        <w:div w:id="458494937">
          <w:marLeft w:val="0"/>
          <w:marRight w:val="0"/>
          <w:marTop w:val="0"/>
          <w:marBottom w:val="0"/>
          <w:divBdr>
            <w:top w:val="none" w:sz="0" w:space="0" w:color="auto"/>
            <w:left w:val="none" w:sz="0" w:space="0" w:color="auto"/>
            <w:bottom w:val="none" w:sz="0" w:space="0" w:color="auto"/>
            <w:right w:val="none" w:sz="0" w:space="0" w:color="auto"/>
          </w:divBdr>
        </w:div>
        <w:div w:id="463815034">
          <w:marLeft w:val="0"/>
          <w:marRight w:val="0"/>
          <w:marTop w:val="0"/>
          <w:marBottom w:val="0"/>
          <w:divBdr>
            <w:top w:val="none" w:sz="0" w:space="0" w:color="auto"/>
            <w:left w:val="none" w:sz="0" w:space="0" w:color="auto"/>
            <w:bottom w:val="none" w:sz="0" w:space="0" w:color="auto"/>
            <w:right w:val="none" w:sz="0" w:space="0" w:color="auto"/>
          </w:divBdr>
        </w:div>
        <w:div w:id="470486777">
          <w:marLeft w:val="0"/>
          <w:marRight w:val="0"/>
          <w:marTop w:val="0"/>
          <w:marBottom w:val="0"/>
          <w:divBdr>
            <w:top w:val="none" w:sz="0" w:space="0" w:color="auto"/>
            <w:left w:val="none" w:sz="0" w:space="0" w:color="auto"/>
            <w:bottom w:val="none" w:sz="0" w:space="0" w:color="auto"/>
            <w:right w:val="none" w:sz="0" w:space="0" w:color="auto"/>
          </w:divBdr>
        </w:div>
        <w:div w:id="470832160">
          <w:marLeft w:val="0"/>
          <w:marRight w:val="0"/>
          <w:marTop w:val="0"/>
          <w:marBottom w:val="0"/>
          <w:divBdr>
            <w:top w:val="none" w:sz="0" w:space="0" w:color="auto"/>
            <w:left w:val="none" w:sz="0" w:space="0" w:color="auto"/>
            <w:bottom w:val="none" w:sz="0" w:space="0" w:color="auto"/>
            <w:right w:val="none" w:sz="0" w:space="0" w:color="auto"/>
          </w:divBdr>
        </w:div>
        <w:div w:id="483937370">
          <w:marLeft w:val="0"/>
          <w:marRight w:val="0"/>
          <w:marTop w:val="0"/>
          <w:marBottom w:val="0"/>
          <w:divBdr>
            <w:top w:val="none" w:sz="0" w:space="0" w:color="auto"/>
            <w:left w:val="none" w:sz="0" w:space="0" w:color="auto"/>
            <w:bottom w:val="none" w:sz="0" w:space="0" w:color="auto"/>
            <w:right w:val="none" w:sz="0" w:space="0" w:color="auto"/>
          </w:divBdr>
        </w:div>
        <w:div w:id="485706247">
          <w:marLeft w:val="0"/>
          <w:marRight w:val="0"/>
          <w:marTop w:val="0"/>
          <w:marBottom w:val="0"/>
          <w:divBdr>
            <w:top w:val="none" w:sz="0" w:space="0" w:color="auto"/>
            <w:left w:val="none" w:sz="0" w:space="0" w:color="auto"/>
            <w:bottom w:val="none" w:sz="0" w:space="0" w:color="auto"/>
            <w:right w:val="none" w:sz="0" w:space="0" w:color="auto"/>
          </w:divBdr>
        </w:div>
        <w:div w:id="503251620">
          <w:marLeft w:val="0"/>
          <w:marRight w:val="0"/>
          <w:marTop w:val="0"/>
          <w:marBottom w:val="0"/>
          <w:divBdr>
            <w:top w:val="none" w:sz="0" w:space="0" w:color="auto"/>
            <w:left w:val="none" w:sz="0" w:space="0" w:color="auto"/>
            <w:bottom w:val="none" w:sz="0" w:space="0" w:color="auto"/>
            <w:right w:val="none" w:sz="0" w:space="0" w:color="auto"/>
          </w:divBdr>
        </w:div>
        <w:div w:id="503474248">
          <w:marLeft w:val="0"/>
          <w:marRight w:val="0"/>
          <w:marTop w:val="0"/>
          <w:marBottom w:val="0"/>
          <w:divBdr>
            <w:top w:val="none" w:sz="0" w:space="0" w:color="auto"/>
            <w:left w:val="none" w:sz="0" w:space="0" w:color="auto"/>
            <w:bottom w:val="none" w:sz="0" w:space="0" w:color="auto"/>
            <w:right w:val="none" w:sz="0" w:space="0" w:color="auto"/>
          </w:divBdr>
        </w:div>
        <w:div w:id="503665781">
          <w:marLeft w:val="0"/>
          <w:marRight w:val="0"/>
          <w:marTop w:val="0"/>
          <w:marBottom w:val="0"/>
          <w:divBdr>
            <w:top w:val="none" w:sz="0" w:space="0" w:color="auto"/>
            <w:left w:val="none" w:sz="0" w:space="0" w:color="auto"/>
            <w:bottom w:val="none" w:sz="0" w:space="0" w:color="auto"/>
            <w:right w:val="none" w:sz="0" w:space="0" w:color="auto"/>
          </w:divBdr>
        </w:div>
        <w:div w:id="512229494">
          <w:marLeft w:val="0"/>
          <w:marRight w:val="0"/>
          <w:marTop w:val="0"/>
          <w:marBottom w:val="0"/>
          <w:divBdr>
            <w:top w:val="none" w:sz="0" w:space="0" w:color="auto"/>
            <w:left w:val="none" w:sz="0" w:space="0" w:color="auto"/>
            <w:bottom w:val="none" w:sz="0" w:space="0" w:color="auto"/>
            <w:right w:val="none" w:sz="0" w:space="0" w:color="auto"/>
          </w:divBdr>
        </w:div>
        <w:div w:id="513112709">
          <w:marLeft w:val="0"/>
          <w:marRight w:val="0"/>
          <w:marTop w:val="0"/>
          <w:marBottom w:val="0"/>
          <w:divBdr>
            <w:top w:val="none" w:sz="0" w:space="0" w:color="auto"/>
            <w:left w:val="none" w:sz="0" w:space="0" w:color="auto"/>
            <w:bottom w:val="none" w:sz="0" w:space="0" w:color="auto"/>
            <w:right w:val="none" w:sz="0" w:space="0" w:color="auto"/>
          </w:divBdr>
        </w:div>
        <w:div w:id="514618832">
          <w:marLeft w:val="0"/>
          <w:marRight w:val="0"/>
          <w:marTop w:val="0"/>
          <w:marBottom w:val="0"/>
          <w:divBdr>
            <w:top w:val="none" w:sz="0" w:space="0" w:color="auto"/>
            <w:left w:val="none" w:sz="0" w:space="0" w:color="auto"/>
            <w:bottom w:val="none" w:sz="0" w:space="0" w:color="auto"/>
            <w:right w:val="none" w:sz="0" w:space="0" w:color="auto"/>
          </w:divBdr>
        </w:div>
        <w:div w:id="519659199">
          <w:marLeft w:val="0"/>
          <w:marRight w:val="0"/>
          <w:marTop w:val="0"/>
          <w:marBottom w:val="0"/>
          <w:divBdr>
            <w:top w:val="none" w:sz="0" w:space="0" w:color="auto"/>
            <w:left w:val="none" w:sz="0" w:space="0" w:color="auto"/>
            <w:bottom w:val="none" w:sz="0" w:space="0" w:color="auto"/>
            <w:right w:val="none" w:sz="0" w:space="0" w:color="auto"/>
          </w:divBdr>
        </w:div>
        <w:div w:id="521285902">
          <w:marLeft w:val="0"/>
          <w:marRight w:val="0"/>
          <w:marTop w:val="0"/>
          <w:marBottom w:val="0"/>
          <w:divBdr>
            <w:top w:val="none" w:sz="0" w:space="0" w:color="auto"/>
            <w:left w:val="none" w:sz="0" w:space="0" w:color="auto"/>
            <w:bottom w:val="none" w:sz="0" w:space="0" w:color="auto"/>
            <w:right w:val="none" w:sz="0" w:space="0" w:color="auto"/>
          </w:divBdr>
        </w:div>
        <w:div w:id="524756503">
          <w:marLeft w:val="0"/>
          <w:marRight w:val="0"/>
          <w:marTop w:val="0"/>
          <w:marBottom w:val="0"/>
          <w:divBdr>
            <w:top w:val="none" w:sz="0" w:space="0" w:color="auto"/>
            <w:left w:val="none" w:sz="0" w:space="0" w:color="auto"/>
            <w:bottom w:val="none" w:sz="0" w:space="0" w:color="auto"/>
            <w:right w:val="none" w:sz="0" w:space="0" w:color="auto"/>
          </w:divBdr>
        </w:div>
        <w:div w:id="526138544">
          <w:marLeft w:val="0"/>
          <w:marRight w:val="0"/>
          <w:marTop w:val="0"/>
          <w:marBottom w:val="0"/>
          <w:divBdr>
            <w:top w:val="none" w:sz="0" w:space="0" w:color="auto"/>
            <w:left w:val="none" w:sz="0" w:space="0" w:color="auto"/>
            <w:bottom w:val="none" w:sz="0" w:space="0" w:color="auto"/>
            <w:right w:val="none" w:sz="0" w:space="0" w:color="auto"/>
          </w:divBdr>
        </w:div>
        <w:div w:id="526214604">
          <w:marLeft w:val="0"/>
          <w:marRight w:val="0"/>
          <w:marTop w:val="0"/>
          <w:marBottom w:val="0"/>
          <w:divBdr>
            <w:top w:val="none" w:sz="0" w:space="0" w:color="auto"/>
            <w:left w:val="none" w:sz="0" w:space="0" w:color="auto"/>
            <w:bottom w:val="none" w:sz="0" w:space="0" w:color="auto"/>
            <w:right w:val="none" w:sz="0" w:space="0" w:color="auto"/>
          </w:divBdr>
        </w:div>
        <w:div w:id="531773518">
          <w:marLeft w:val="0"/>
          <w:marRight w:val="0"/>
          <w:marTop w:val="0"/>
          <w:marBottom w:val="0"/>
          <w:divBdr>
            <w:top w:val="none" w:sz="0" w:space="0" w:color="auto"/>
            <w:left w:val="none" w:sz="0" w:space="0" w:color="auto"/>
            <w:bottom w:val="none" w:sz="0" w:space="0" w:color="auto"/>
            <w:right w:val="none" w:sz="0" w:space="0" w:color="auto"/>
          </w:divBdr>
        </w:div>
        <w:div w:id="532575882">
          <w:marLeft w:val="0"/>
          <w:marRight w:val="0"/>
          <w:marTop w:val="0"/>
          <w:marBottom w:val="0"/>
          <w:divBdr>
            <w:top w:val="none" w:sz="0" w:space="0" w:color="auto"/>
            <w:left w:val="none" w:sz="0" w:space="0" w:color="auto"/>
            <w:bottom w:val="none" w:sz="0" w:space="0" w:color="auto"/>
            <w:right w:val="none" w:sz="0" w:space="0" w:color="auto"/>
          </w:divBdr>
        </w:div>
        <w:div w:id="533274648">
          <w:marLeft w:val="0"/>
          <w:marRight w:val="0"/>
          <w:marTop w:val="0"/>
          <w:marBottom w:val="0"/>
          <w:divBdr>
            <w:top w:val="none" w:sz="0" w:space="0" w:color="auto"/>
            <w:left w:val="none" w:sz="0" w:space="0" w:color="auto"/>
            <w:bottom w:val="none" w:sz="0" w:space="0" w:color="auto"/>
            <w:right w:val="none" w:sz="0" w:space="0" w:color="auto"/>
          </w:divBdr>
        </w:div>
        <w:div w:id="539099562">
          <w:marLeft w:val="0"/>
          <w:marRight w:val="0"/>
          <w:marTop w:val="0"/>
          <w:marBottom w:val="0"/>
          <w:divBdr>
            <w:top w:val="none" w:sz="0" w:space="0" w:color="auto"/>
            <w:left w:val="none" w:sz="0" w:space="0" w:color="auto"/>
            <w:bottom w:val="none" w:sz="0" w:space="0" w:color="auto"/>
            <w:right w:val="none" w:sz="0" w:space="0" w:color="auto"/>
          </w:divBdr>
        </w:div>
        <w:div w:id="544105593">
          <w:marLeft w:val="0"/>
          <w:marRight w:val="0"/>
          <w:marTop w:val="0"/>
          <w:marBottom w:val="0"/>
          <w:divBdr>
            <w:top w:val="none" w:sz="0" w:space="0" w:color="auto"/>
            <w:left w:val="none" w:sz="0" w:space="0" w:color="auto"/>
            <w:bottom w:val="none" w:sz="0" w:space="0" w:color="auto"/>
            <w:right w:val="none" w:sz="0" w:space="0" w:color="auto"/>
          </w:divBdr>
        </w:div>
        <w:div w:id="549807004">
          <w:marLeft w:val="0"/>
          <w:marRight w:val="0"/>
          <w:marTop w:val="0"/>
          <w:marBottom w:val="0"/>
          <w:divBdr>
            <w:top w:val="none" w:sz="0" w:space="0" w:color="auto"/>
            <w:left w:val="none" w:sz="0" w:space="0" w:color="auto"/>
            <w:bottom w:val="none" w:sz="0" w:space="0" w:color="auto"/>
            <w:right w:val="none" w:sz="0" w:space="0" w:color="auto"/>
          </w:divBdr>
        </w:div>
        <w:div w:id="551624801">
          <w:marLeft w:val="0"/>
          <w:marRight w:val="0"/>
          <w:marTop w:val="0"/>
          <w:marBottom w:val="0"/>
          <w:divBdr>
            <w:top w:val="none" w:sz="0" w:space="0" w:color="auto"/>
            <w:left w:val="none" w:sz="0" w:space="0" w:color="auto"/>
            <w:bottom w:val="none" w:sz="0" w:space="0" w:color="auto"/>
            <w:right w:val="none" w:sz="0" w:space="0" w:color="auto"/>
          </w:divBdr>
        </w:div>
        <w:div w:id="552815423">
          <w:marLeft w:val="0"/>
          <w:marRight w:val="0"/>
          <w:marTop w:val="0"/>
          <w:marBottom w:val="0"/>
          <w:divBdr>
            <w:top w:val="none" w:sz="0" w:space="0" w:color="auto"/>
            <w:left w:val="none" w:sz="0" w:space="0" w:color="auto"/>
            <w:bottom w:val="none" w:sz="0" w:space="0" w:color="auto"/>
            <w:right w:val="none" w:sz="0" w:space="0" w:color="auto"/>
          </w:divBdr>
        </w:div>
        <w:div w:id="556549476">
          <w:marLeft w:val="0"/>
          <w:marRight w:val="0"/>
          <w:marTop w:val="0"/>
          <w:marBottom w:val="0"/>
          <w:divBdr>
            <w:top w:val="none" w:sz="0" w:space="0" w:color="auto"/>
            <w:left w:val="none" w:sz="0" w:space="0" w:color="auto"/>
            <w:bottom w:val="none" w:sz="0" w:space="0" w:color="auto"/>
            <w:right w:val="none" w:sz="0" w:space="0" w:color="auto"/>
          </w:divBdr>
        </w:div>
        <w:div w:id="563293397">
          <w:marLeft w:val="0"/>
          <w:marRight w:val="0"/>
          <w:marTop w:val="0"/>
          <w:marBottom w:val="0"/>
          <w:divBdr>
            <w:top w:val="none" w:sz="0" w:space="0" w:color="auto"/>
            <w:left w:val="none" w:sz="0" w:space="0" w:color="auto"/>
            <w:bottom w:val="none" w:sz="0" w:space="0" w:color="auto"/>
            <w:right w:val="none" w:sz="0" w:space="0" w:color="auto"/>
          </w:divBdr>
        </w:div>
        <w:div w:id="574705781">
          <w:marLeft w:val="0"/>
          <w:marRight w:val="0"/>
          <w:marTop w:val="0"/>
          <w:marBottom w:val="0"/>
          <w:divBdr>
            <w:top w:val="none" w:sz="0" w:space="0" w:color="auto"/>
            <w:left w:val="none" w:sz="0" w:space="0" w:color="auto"/>
            <w:bottom w:val="none" w:sz="0" w:space="0" w:color="auto"/>
            <w:right w:val="none" w:sz="0" w:space="0" w:color="auto"/>
          </w:divBdr>
        </w:div>
        <w:div w:id="575938170">
          <w:marLeft w:val="0"/>
          <w:marRight w:val="0"/>
          <w:marTop w:val="0"/>
          <w:marBottom w:val="0"/>
          <w:divBdr>
            <w:top w:val="none" w:sz="0" w:space="0" w:color="auto"/>
            <w:left w:val="none" w:sz="0" w:space="0" w:color="auto"/>
            <w:bottom w:val="none" w:sz="0" w:space="0" w:color="auto"/>
            <w:right w:val="none" w:sz="0" w:space="0" w:color="auto"/>
          </w:divBdr>
        </w:div>
        <w:div w:id="577061086">
          <w:marLeft w:val="0"/>
          <w:marRight w:val="0"/>
          <w:marTop w:val="0"/>
          <w:marBottom w:val="0"/>
          <w:divBdr>
            <w:top w:val="none" w:sz="0" w:space="0" w:color="auto"/>
            <w:left w:val="none" w:sz="0" w:space="0" w:color="auto"/>
            <w:bottom w:val="none" w:sz="0" w:space="0" w:color="auto"/>
            <w:right w:val="none" w:sz="0" w:space="0" w:color="auto"/>
          </w:divBdr>
        </w:div>
        <w:div w:id="587036053">
          <w:marLeft w:val="0"/>
          <w:marRight w:val="0"/>
          <w:marTop w:val="0"/>
          <w:marBottom w:val="0"/>
          <w:divBdr>
            <w:top w:val="none" w:sz="0" w:space="0" w:color="auto"/>
            <w:left w:val="none" w:sz="0" w:space="0" w:color="auto"/>
            <w:bottom w:val="none" w:sz="0" w:space="0" w:color="auto"/>
            <w:right w:val="none" w:sz="0" w:space="0" w:color="auto"/>
          </w:divBdr>
        </w:div>
        <w:div w:id="600533698">
          <w:marLeft w:val="0"/>
          <w:marRight w:val="0"/>
          <w:marTop w:val="0"/>
          <w:marBottom w:val="0"/>
          <w:divBdr>
            <w:top w:val="none" w:sz="0" w:space="0" w:color="auto"/>
            <w:left w:val="none" w:sz="0" w:space="0" w:color="auto"/>
            <w:bottom w:val="none" w:sz="0" w:space="0" w:color="auto"/>
            <w:right w:val="none" w:sz="0" w:space="0" w:color="auto"/>
          </w:divBdr>
        </w:div>
        <w:div w:id="604850974">
          <w:marLeft w:val="0"/>
          <w:marRight w:val="0"/>
          <w:marTop w:val="0"/>
          <w:marBottom w:val="0"/>
          <w:divBdr>
            <w:top w:val="none" w:sz="0" w:space="0" w:color="auto"/>
            <w:left w:val="none" w:sz="0" w:space="0" w:color="auto"/>
            <w:bottom w:val="none" w:sz="0" w:space="0" w:color="auto"/>
            <w:right w:val="none" w:sz="0" w:space="0" w:color="auto"/>
          </w:divBdr>
        </w:div>
        <w:div w:id="612591983">
          <w:marLeft w:val="0"/>
          <w:marRight w:val="0"/>
          <w:marTop w:val="0"/>
          <w:marBottom w:val="0"/>
          <w:divBdr>
            <w:top w:val="none" w:sz="0" w:space="0" w:color="auto"/>
            <w:left w:val="none" w:sz="0" w:space="0" w:color="auto"/>
            <w:bottom w:val="none" w:sz="0" w:space="0" w:color="auto"/>
            <w:right w:val="none" w:sz="0" w:space="0" w:color="auto"/>
          </w:divBdr>
        </w:div>
        <w:div w:id="614218047">
          <w:marLeft w:val="0"/>
          <w:marRight w:val="0"/>
          <w:marTop w:val="0"/>
          <w:marBottom w:val="0"/>
          <w:divBdr>
            <w:top w:val="none" w:sz="0" w:space="0" w:color="auto"/>
            <w:left w:val="none" w:sz="0" w:space="0" w:color="auto"/>
            <w:bottom w:val="none" w:sz="0" w:space="0" w:color="auto"/>
            <w:right w:val="none" w:sz="0" w:space="0" w:color="auto"/>
          </w:divBdr>
        </w:div>
        <w:div w:id="615063904">
          <w:marLeft w:val="0"/>
          <w:marRight w:val="0"/>
          <w:marTop w:val="0"/>
          <w:marBottom w:val="0"/>
          <w:divBdr>
            <w:top w:val="none" w:sz="0" w:space="0" w:color="auto"/>
            <w:left w:val="none" w:sz="0" w:space="0" w:color="auto"/>
            <w:bottom w:val="none" w:sz="0" w:space="0" w:color="auto"/>
            <w:right w:val="none" w:sz="0" w:space="0" w:color="auto"/>
          </w:divBdr>
        </w:div>
        <w:div w:id="620115667">
          <w:marLeft w:val="0"/>
          <w:marRight w:val="0"/>
          <w:marTop w:val="0"/>
          <w:marBottom w:val="0"/>
          <w:divBdr>
            <w:top w:val="none" w:sz="0" w:space="0" w:color="auto"/>
            <w:left w:val="none" w:sz="0" w:space="0" w:color="auto"/>
            <w:bottom w:val="none" w:sz="0" w:space="0" w:color="auto"/>
            <w:right w:val="none" w:sz="0" w:space="0" w:color="auto"/>
          </w:divBdr>
        </w:div>
        <w:div w:id="635375096">
          <w:marLeft w:val="0"/>
          <w:marRight w:val="0"/>
          <w:marTop w:val="0"/>
          <w:marBottom w:val="0"/>
          <w:divBdr>
            <w:top w:val="none" w:sz="0" w:space="0" w:color="auto"/>
            <w:left w:val="none" w:sz="0" w:space="0" w:color="auto"/>
            <w:bottom w:val="none" w:sz="0" w:space="0" w:color="auto"/>
            <w:right w:val="none" w:sz="0" w:space="0" w:color="auto"/>
          </w:divBdr>
        </w:div>
        <w:div w:id="639925254">
          <w:marLeft w:val="0"/>
          <w:marRight w:val="0"/>
          <w:marTop w:val="0"/>
          <w:marBottom w:val="0"/>
          <w:divBdr>
            <w:top w:val="none" w:sz="0" w:space="0" w:color="auto"/>
            <w:left w:val="none" w:sz="0" w:space="0" w:color="auto"/>
            <w:bottom w:val="none" w:sz="0" w:space="0" w:color="auto"/>
            <w:right w:val="none" w:sz="0" w:space="0" w:color="auto"/>
          </w:divBdr>
        </w:div>
        <w:div w:id="639963588">
          <w:marLeft w:val="0"/>
          <w:marRight w:val="0"/>
          <w:marTop w:val="0"/>
          <w:marBottom w:val="0"/>
          <w:divBdr>
            <w:top w:val="none" w:sz="0" w:space="0" w:color="auto"/>
            <w:left w:val="none" w:sz="0" w:space="0" w:color="auto"/>
            <w:bottom w:val="none" w:sz="0" w:space="0" w:color="auto"/>
            <w:right w:val="none" w:sz="0" w:space="0" w:color="auto"/>
          </w:divBdr>
        </w:div>
        <w:div w:id="644047003">
          <w:marLeft w:val="0"/>
          <w:marRight w:val="0"/>
          <w:marTop w:val="0"/>
          <w:marBottom w:val="0"/>
          <w:divBdr>
            <w:top w:val="none" w:sz="0" w:space="0" w:color="auto"/>
            <w:left w:val="none" w:sz="0" w:space="0" w:color="auto"/>
            <w:bottom w:val="none" w:sz="0" w:space="0" w:color="auto"/>
            <w:right w:val="none" w:sz="0" w:space="0" w:color="auto"/>
          </w:divBdr>
        </w:div>
        <w:div w:id="659770919">
          <w:marLeft w:val="0"/>
          <w:marRight w:val="0"/>
          <w:marTop w:val="0"/>
          <w:marBottom w:val="0"/>
          <w:divBdr>
            <w:top w:val="none" w:sz="0" w:space="0" w:color="auto"/>
            <w:left w:val="none" w:sz="0" w:space="0" w:color="auto"/>
            <w:bottom w:val="none" w:sz="0" w:space="0" w:color="auto"/>
            <w:right w:val="none" w:sz="0" w:space="0" w:color="auto"/>
          </w:divBdr>
        </w:div>
        <w:div w:id="665789438">
          <w:marLeft w:val="0"/>
          <w:marRight w:val="0"/>
          <w:marTop w:val="0"/>
          <w:marBottom w:val="0"/>
          <w:divBdr>
            <w:top w:val="none" w:sz="0" w:space="0" w:color="auto"/>
            <w:left w:val="none" w:sz="0" w:space="0" w:color="auto"/>
            <w:bottom w:val="none" w:sz="0" w:space="0" w:color="auto"/>
            <w:right w:val="none" w:sz="0" w:space="0" w:color="auto"/>
          </w:divBdr>
        </w:div>
        <w:div w:id="696197127">
          <w:marLeft w:val="0"/>
          <w:marRight w:val="0"/>
          <w:marTop w:val="0"/>
          <w:marBottom w:val="0"/>
          <w:divBdr>
            <w:top w:val="none" w:sz="0" w:space="0" w:color="auto"/>
            <w:left w:val="none" w:sz="0" w:space="0" w:color="auto"/>
            <w:bottom w:val="none" w:sz="0" w:space="0" w:color="auto"/>
            <w:right w:val="none" w:sz="0" w:space="0" w:color="auto"/>
          </w:divBdr>
        </w:div>
        <w:div w:id="709451480">
          <w:marLeft w:val="0"/>
          <w:marRight w:val="0"/>
          <w:marTop w:val="0"/>
          <w:marBottom w:val="0"/>
          <w:divBdr>
            <w:top w:val="none" w:sz="0" w:space="0" w:color="auto"/>
            <w:left w:val="none" w:sz="0" w:space="0" w:color="auto"/>
            <w:bottom w:val="none" w:sz="0" w:space="0" w:color="auto"/>
            <w:right w:val="none" w:sz="0" w:space="0" w:color="auto"/>
          </w:divBdr>
        </w:div>
        <w:div w:id="711417904">
          <w:marLeft w:val="0"/>
          <w:marRight w:val="0"/>
          <w:marTop w:val="0"/>
          <w:marBottom w:val="0"/>
          <w:divBdr>
            <w:top w:val="none" w:sz="0" w:space="0" w:color="auto"/>
            <w:left w:val="none" w:sz="0" w:space="0" w:color="auto"/>
            <w:bottom w:val="none" w:sz="0" w:space="0" w:color="auto"/>
            <w:right w:val="none" w:sz="0" w:space="0" w:color="auto"/>
          </w:divBdr>
        </w:div>
        <w:div w:id="722561277">
          <w:marLeft w:val="0"/>
          <w:marRight w:val="0"/>
          <w:marTop w:val="0"/>
          <w:marBottom w:val="0"/>
          <w:divBdr>
            <w:top w:val="none" w:sz="0" w:space="0" w:color="auto"/>
            <w:left w:val="none" w:sz="0" w:space="0" w:color="auto"/>
            <w:bottom w:val="none" w:sz="0" w:space="0" w:color="auto"/>
            <w:right w:val="none" w:sz="0" w:space="0" w:color="auto"/>
          </w:divBdr>
        </w:div>
        <w:div w:id="727607925">
          <w:marLeft w:val="0"/>
          <w:marRight w:val="0"/>
          <w:marTop w:val="0"/>
          <w:marBottom w:val="0"/>
          <w:divBdr>
            <w:top w:val="none" w:sz="0" w:space="0" w:color="auto"/>
            <w:left w:val="none" w:sz="0" w:space="0" w:color="auto"/>
            <w:bottom w:val="none" w:sz="0" w:space="0" w:color="auto"/>
            <w:right w:val="none" w:sz="0" w:space="0" w:color="auto"/>
          </w:divBdr>
        </w:div>
        <w:div w:id="728457934">
          <w:marLeft w:val="0"/>
          <w:marRight w:val="0"/>
          <w:marTop w:val="0"/>
          <w:marBottom w:val="0"/>
          <w:divBdr>
            <w:top w:val="none" w:sz="0" w:space="0" w:color="auto"/>
            <w:left w:val="none" w:sz="0" w:space="0" w:color="auto"/>
            <w:bottom w:val="none" w:sz="0" w:space="0" w:color="auto"/>
            <w:right w:val="none" w:sz="0" w:space="0" w:color="auto"/>
          </w:divBdr>
        </w:div>
        <w:div w:id="741757672">
          <w:marLeft w:val="0"/>
          <w:marRight w:val="0"/>
          <w:marTop w:val="0"/>
          <w:marBottom w:val="0"/>
          <w:divBdr>
            <w:top w:val="none" w:sz="0" w:space="0" w:color="auto"/>
            <w:left w:val="none" w:sz="0" w:space="0" w:color="auto"/>
            <w:bottom w:val="none" w:sz="0" w:space="0" w:color="auto"/>
            <w:right w:val="none" w:sz="0" w:space="0" w:color="auto"/>
          </w:divBdr>
        </w:div>
        <w:div w:id="747111981">
          <w:marLeft w:val="0"/>
          <w:marRight w:val="0"/>
          <w:marTop w:val="0"/>
          <w:marBottom w:val="0"/>
          <w:divBdr>
            <w:top w:val="none" w:sz="0" w:space="0" w:color="auto"/>
            <w:left w:val="none" w:sz="0" w:space="0" w:color="auto"/>
            <w:bottom w:val="none" w:sz="0" w:space="0" w:color="auto"/>
            <w:right w:val="none" w:sz="0" w:space="0" w:color="auto"/>
          </w:divBdr>
        </w:div>
        <w:div w:id="749891660">
          <w:marLeft w:val="0"/>
          <w:marRight w:val="0"/>
          <w:marTop w:val="0"/>
          <w:marBottom w:val="0"/>
          <w:divBdr>
            <w:top w:val="none" w:sz="0" w:space="0" w:color="auto"/>
            <w:left w:val="none" w:sz="0" w:space="0" w:color="auto"/>
            <w:bottom w:val="none" w:sz="0" w:space="0" w:color="auto"/>
            <w:right w:val="none" w:sz="0" w:space="0" w:color="auto"/>
          </w:divBdr>
        </w:div>
        <w:div w:id="753741345">
          <w:marLeft w:val="0"/>
          <w:marRight w:val="0"/>
          <w:marTop w:val="0"/>
          <w:marBottom w:val="0"/>
          <w:divBdr>
            <w:top w:val="none" w:sz="0" w:space="0" w:color="auto"/>
            <w:left w:val="none" w:sz="0" w:space="0" w:color="auto"/>
            <w:bottom w:val="none" w:sz="0" w:space="0" w:color="auto"/>
            <w:right w:val="none" w:sz="0" w:space="0" w:color="auto"/>
          </w:divBdr>
        </w:div>
        <w:div w:id="757025070">
          <w:marLeft w:val="0"/>
          <w:marRight w:val="0"/>
          <w:marTop w:val="0"/>
          <w:marBottom w:val="0"/>
          <w:divBdr>
            <w:top w:val="none" w:sz="0" w:space="0" w:color="auto"/>
            <w:left w:val="none" w:sz="0" w:space="0" w:color="auto"/>
            <w:bottom w:val="none" w:sz="0" w:space="0" w:color="auto"/>
            <w:right w:val="none" w:sz="0" w:space="0" w:color="auto"/>
          </w:divBdr>
        </w:div>
        <w:div w:id="761341090">
          <w:marLeft w:val="0"/>
          <w:marRight w:val="0"/>
          <w:marTop w:val="0"/>
          <w:marBottom w:val="0"/>
          <w:divBdr>
            <w:top w:val="none" w:sz="0" w:space="0" w:color="auto"/>
            <w:left w:val="none" w:sz="0" w:space="0" w:color="auto"/>
            <w:bottom w:val="none" w:sz="0" w:space="0" w:color="auto"/>
            <w:right w:val="none" w:sz="0" w:space="0" w:color="auto"/>
          </w:divBdr>
        </w:div>
        <w:div w:id="761490895">
          <w:marLeft w:val="0"/>
          <w:marRight w:val="0"/>
          <w:marTop w:val="0"/>
          <w:marBottom w:val="0"/>
          <w:divBdr>
            <w:top w:val="none" w:sz="0" w:space="0" w:color="auto"/>
            <w:left w:val="none" w:sz="0" w:space="0" w:color="auto"/>
            <w:bottom w:val="none" w:sz="0" w:space="0" w:color="auto"/>
            <w:right w:val="none" w:sz="0" w:space="0" w:color="auto"/>
          </w:divBdr>
        </w:div>
        <w:div w:id="761727911">
          <w:marLeft w:val="0"/>
          <w:marRight w:val="0"/>
          <w:marTop w:val="0"/>
          <w:marBottom w:val="0"/>
          <w:divBdr>
            <w:top w:val="none" w:sz="0" w:space="0" w:color="auto"/>
            <w:left w:val="none" w:sz="0" w:space="0" w:color="auto"/>
            <w:bottom w:val="none" w:sz="0" w:space="0" w:color="auto"/>
            <w:right w:val="none" w:sz="0" w:space="0" w:color="auto"/>
          </w:divBdr>
        </w:div>
        <w:div w:id="763644915">
          <w:marLeft w:val="0"/>
          <w:marRight w:val="0"/>
          <w:marTop w:val="0"/>
          <w:marBottom w:val="0"/>
          <w:divBdr>
            <w:top w:val="none" w:sz="0" w:space="0" w:color="auto"/>
            <w:left w:val="none" w:sz="0" w:space="0" w:color="auto"/>
            <w:bottom w:val="none" w:sz="0" w:space="0" w:color="auto"/>
            <w:right w:val="none" w:sz="0" w:space="0" w:color="auto"/>
          </w:divBdr>
        </w:div>
        <w:div w:id="767820912">
          <w:marLeft w:val="0"/>
          <w:marRight w:val="0"/>
          <w:marTop w:val="0"/>
          <w:marBottom w:val="0"/>
          <w:divBdr>
            <w:top w:val="none" w:sz="0" w:space="0" w:color="auto"/>
            <w:left w:val="none" w:sz="0" w:space="0" w:color="auto"/>
            <w:bottom w:val="none" w:sz="0" w:space="0" w:color="auto"/>
            <w:right w:val="none" w:sz="0" w:space="0" w:color="auto"/>
          </w:divBdr>
        </w:div>
        <w:div w:id="773401794">
          <w:marLeft w:val="0"/>
          <w:marRight w:val="0"/>
          <w:marTop w:val="0"/>
          <w:marBottom w:val="0"/>
          <w:divBdr>
            <w:top w:val="none" w:sz="0" w:space="0" w:color="auto"/>
            <w:left w:val="none" w:sz="0" w:space="0" w:color="auto"/>
            <w:bottom w:val="none" w:sz="0" w:space="0" w:color="auto"/>
            <w:right w:val="none" w:sz="0" w:space="0" w:color="auto"/>
          </w:divBdr>
        </w:div>
        <w:div w:id="801849630">
          <w:marLeft w:val="0"/>
          <w:marRight w:val="0"/>
          <w:marTop w:val="0"/>
          <w:marBottom w:val="0"/>
          <w:divBdr>
            <w:top w:val="none" w:sz="0" w:space="0" w:color="auto"/>
            <w:left w:val="none" w:sz="0" w:space="0" w:color="auto"/>
            <w:bottom w:val="none" w:sz="0" w:space="0" w:color="auto"/>
            <w:right w:val="none" w:sz="0" w:space="0" w:color="auto"/>
          </w:divBdr>
        </w:div>
        <w:div w:id="813834673">
          <w:marLeft w:val="0"/>
          <w:marRight w:val="0"/>
          <w:marTop w:val="0"/>
          <w:marBottom w:val="0"/>
          <w:divBdr>
            <w:top w:val="none" w:sz="0" w:space="0" w:color="auto"/>
            <w:left w:val="none" w:sz="0" w:space="0" w:color="auto"/>
            <w:bottom w:val="none" w:sz="0" w:space="0" w:color="auto"/>
            <w:right w:val="none" w:sz="0" w:space="0" w:color="auto"/>
          </w:divBdr>
        </w:div>
        <w:div w:id="816727164">
          <w:marLeft w:val="0"/>
          <w:marRight w:val="0"/>
          <w:marTop w:val="0"/>
          <w:marBottom w:val="0"/>
          <w:divBdr>
            <w:top w:val="none" w:sz="0" w:space="0" w:color="auto"/>
            <w:left w:val="none" w:sz="0" w:space="0" w:color="auto"/>
            <w:bottom w:val="none" w:sz="0" w:space="0" w:color="auto"/>
            <w:right w:val="none" w:sz="0" w:space="0" w:color="auto"/>
          </w:divBdr>
        </w:div>
        <w:div w:id="825587828">
          <w:marLeft w:val="0"/>
          <w:marRight w:val="0"/>
          <w:marTop w:val="0"/>
          <w:marBottom w:val="0"/>
          <w:divBdr>
            <w:top w:val="none" w:sz="0" w:space="0" w:color="auto"/>
            <w:left w:val="none" w:sz="0" w:space="0" w:color="auto"/>
            <w:bottom w:val="none" w:sz="0" w:space="0" w:color="auto"/>
            <w:right w:val="none" w:sz="0" w:space="0" w:color="auto"/>
          </w:divBdr>
        </w:div>
        <w:div w:id="828789812">
          <w:marLeft w:val="0"/>
          <w:marRight w:val="0"/>
          <w:marTop w:val="0"/>
          <w:marBottom w:val="0"/>
          <w:divBdr>
            <w:top w:val="none" w:sz="0" w:space="0" w:color="auto"/>
            <w:left w:val="none" w:sz="0" w:space="0" w:color="auto"/>
            <w:bottom w:val="none" w:sz="0" w:space="0" w:color="auto"/>
            <w:right w:val="none" w:sz="0" w:space="0" w:color="auto"/>
          </w:divBdr>
        </w:div>
        <w:div w:id="835997116">
          <w:marLeft w:val="0"/>
          <w:marRight w:val="0"/>
          <w:marTop w:val="0"/>
          <w:marBottom w:val="0"/>
          <w:divBdr>
            <w:top w:val="none" w:sz="0" w:space="0" w:color="auto"/>
            <w:left w:val="none" w:sz="0" w:space="0" w:color="auto"/>
            <w:bottom w:val="none" w:sz="0" w:space="0" w:color="auto"/>
            <w:right w:val="none" w:sz="0" w:space="0" w:color="auto"/>
          </w:divBdr>
        </w:div>
        <w:div w:id="838303331">
          <w:marLeft w:val="0"/>
          <w:marRight w:val="0"/>
          <w:marTop w:val="0"/>
          <w:marBottom w:val="0"/>
          <w:divBdr>
            <w:top w:val="none" w:sz="0" w:space="0" w:color="auto"/>
            <w:left w:val="none" w:sz="0" w:space="0" w:color="auto"/>
            <w:bottom w:val="none" w:sz="0" w:space="0" w:color="auto"/>
            <w:right w:val="none" w:sz="0" w:space="0" w:color="auto"/>
          </w:divBdr>
        </w:div>
        <w:div w:id="844436389">
          <w:marLeft w:val="0"/>
          <w:marRight w:val="0"/>
          <w:marTop w:val="0"/>
          <w:marBottom w:val="0"/>
          <w:divBdr>
            <w:top w:val="none" w:sz="0" w:space="0" w:color="auto"/>
            <w:left w:val="none" w:sz="0" w:space="0" w:color="auto"/>
            <w:bottom w:val="none" w:sz="0" w:space="0" w:color="auto"/>
            <w:right w:val="none" w:sz="0" w:space="0" w:color="auto"/>
          </w:divBdr>
        </w:div>
        <w:div w:id="851263454">
          <w:marLeft w:val="0"/>
          <w:marRight w:val="0"/>
          <w:marTop w:val="0"/>
          <w:marBottom w:val="0"/>
          <w:divBdr>
            <w:top w:val="none" w:sz="0" w:space="0" w:color="auto"/>
            <w:left w:val="none" w:sz="0" w:space="0" w:color="auto"/>
            <w:bottom w:val="none" w:sz="0" w:space="0" w:color="auto"/>
            <w:right w:val="none" w:sz="0" w:space="0" w:color="auto"/>
          </w:divBdr>
        </w:div>
        <w:div w:id="851728157">
          <w:marLeft w:val="0"/>
          <w:marRight w:val="0"/>
          <w:marTop w:val="0"/>
          <w:marBottom w:val="0"/>
          <w:divBdr>
            <w:top w:val="none" w:sz="0" w:space="0" w:color="auto"/>
            <w:left w:val="none" w:sz="0" w:space="0" w:color="auto"/>
            <w:bottom w:val="none" w:sz="0" w:space="0" w:color="auto"/>
            <w:right w:val="none" w:sz="0" w:space="0" w:color="auto"/>
          </w:divBdr>
        </w:div>
        <w:div w:id="856964034">
          <w:marLeft w:val="0"/>
          <w:marRight w:val="0"/>
          <w:marTop w:val="0"/>
          <w:marBottom w:val="0"/>
          <w:divBdr>
            <w:top w:val="none" w:sz="0" w:space="0" w:color="auto"/>
            <w:left w:val="none" w:sz="0" w:space="0" w:color="auto"/>
            <w:bottom w:val="none" w:sz="0" w:space="0" w:color="auto"/>
            <w:right w:val="none" w:sz="0" w:space="0" w:color="auto"/>
          </w:divBdr>
        </w:div>
        <w:div w:id="857542223">
          <w:marLeft w:val="0"/>
          <w:marRight w:val="0"/>
          <w:marTop w:val="0"/>
          <w:marBottom w:val="0"/>
          <w:divBdr>
            <w:top w:val="none" w:sz="0" w:space="0" w:color="auto"/>
            <w:left w:val="none" w:sz="0" w:space="0" w:color="auto"/>
            <w:bottom w:val="none" w:sz="0" w:space="0" w:color="auto"/>
            <w:right w:val="none" w:sz="0" w:space="0" w:color="auto"/>
          </w:divBdr>
        </w:div>
        <w:div w:id="858812731">
          <w:marLeft w:val="0"/>
          <w:marRight w:val="0"/>
          <w:marTop w:val="0"/>
          <w:marBottom w:val="0"/>
          <w:divBdr>
            <w:top w:val="none" w:sz="0" w:space="0" w:color="auto"/>
            <w:left w:val="none" w:sz="0" w:space="0" w:color="auto"/>
            <w:bottom w:val="none" w:sz="0" w:space="0" w:color="auto"/>
            <w:right w:val="none" w:sz="0" w:space="0" w:color="auto"/>
          </w:divBdr>
        </w:div>
        <w:div w:id="863983406">
          <w:marLeft w:val="0"/>
          <w:marRight w:val="0"/>
          <w:marTop w:val="0"/>
          <w:marBottom w:val="0"/>
          <w:divBdr>
            <w:top w:val="none" w:sz="0" w:space="0" w:color="auto"/>
            <w:left w:val="none" w:sz="0" w:space="0" w:color="auto"/>
            <w:bottom w:val="none" w:sz="0" w:space="0" w:color="auto"/>
            <w:right w:val="none" w:sz="0" w:space="0" w:color="auto"/>
          </w:divBdr>
        </w:div>
        <w:div w:id="873538994">
          <w:marLeft w:val="0"/>
          <w:marRight w:val="0"/>
          <w:marTop w:val="0"/>
          <w:marBottom w:val="0"/>
          <w:divBdr>
            <w:top w:val="none" w:sz="0" w:space="0" w:color="auto"/>
            <w:left w:val="none" w:sz="0" w:space="0" w:color="auto"/>
            <w:bottom w:val="none" w:sz="0" w:space="0" w:color="auto"/>
            <w:right w:val="none" w:sz="0" w:space="0" w:color="auto"/>
          </w:divBdr>
        </w:div>
        <w:div w:id="880557867">
          <w:marLeft w:val="0"/>
          <w:marRight w:val="0"/>
          <w:marTop w:val="0"/>
          <w:marBottom w:val="0"/>
          <w:divBdr>
            <w:top w:val="none" w:sz="0" w:space="0" w:color="auto"/>
            <w:left w:val="none" w:sz="0" w:space="0" w:color="auto"/>
            <w:bottom w:val="none" w:sz="0" w:space="0" w:color="auto"/>
            <w:right w:val="none" w:sz="0" w:space="0" w:color="auto"/>
          </w:divBdr>
        </w:div>
        <w:div w:id="889724687">
          <w:marLeft w:val="0"/>
          <w:marRight w:val="0"/>
          <w:marTop w:val="0"/>
          <w:marBottom w:val="0"/>
          <w:divBdr>
            <w:top w:val="none" w:sz="0" w:space="0" w:color="auto"/>
            <w:left w:val="none" w:sz="0" w:space="0" w:color="auto"/>
            <w:bottom w:val="none" w:sz="0" w:space="0" w:color="auto"/>
            <w:right w:val="none" w:sz="0" w:space="0" w:color="auto"/>
          </w:divBdr>
        </w:div>
        <w:div w:id="895706551">
          <w:marLeft w:val="0"/>
          <w:marRight w:val="0"/>
          <w:marTop w:val="0"/>
          <w:marBottom w:val="0"/>
          <w:divBdr>
            <w:top w:val="none" w:sz="0" w:space="0" w:color="auto"/>
            <w:left w:val="none" w:sz="0" w:space="0" w:color="auto"/>
            <w:bottom w:val="none" w:sz="0" w:space="0" w:color="auto"/>
            <w:right w:val="none" w:sz="0" w:space="0" w:color="auto"/>
          </w:divBdr>
        </w:div>
        <w:div w:id="896479421">
          <w:marLeft w:val="0"/>
          <w:marRight w:val="0"/>
          <w:marTop w:val="0"/>
          <w:marBottom w:val="0"/>
          <w:divBdr>
            <w:top w:val="none" w:sz="0" w:space="0" w:color="auto"/>
            <w:left w:val="none" w:sz="0" w:space="0" w:color="auto"/>
            <w:bottom w:val="none" w:sz="0" w:space="0" w:color="auto"/>
            <w:right w:val="none" w:sz="0" w:space="0" w:color="auto"/>
          </w:divBdr>
        </w:div>
        <w:div w:id="903177399">
          <w:marLeft w:val="0"/>
          <w:marRight w:val="0"/>
          <w:marTop w:val="0"/>
          <w:marBottom w:val="0"/>
          <w:divBdr>
            <w:top w:val="none" w:sz="0" w:space="0" w:color="auto"/>
            <w:left w:val="none" w:sz="0" w:space="0" w:color="auto"/>
            <w:bottom w:val="none" w:sz="0" w:space="0" w:color="auto"/>
            <w:right w:val="none" w:sz="0" w:space="0" w:color="auto"/>
          </w:divBdr>
        </w:div>
        <w:div w:id="922884148">
          <w:marLeft w:val="0"/>
          <w:marRight w:val="0"/>
          <w:marTop w:val="0"/>
          <w:marBottom w:val="0"/>
          <w:divBdr>
            <w:top w:val="none" w:sz="0" w:space="0" w:color="auto"/>
            <w:left w:val="none" w:sz="0" w:space="0" w:color="auto"/>
            <w:bottom w:val="none" w:sz="0" w:space="0" w:color="auto"/>
            <w:right w:val="none" w:sz="0" w:space="0" w:color="auto"/>
          </w:divBdr>
        </w:div>
        <w:div w:id="925068320">
          <w:marLeft w:val="0"/>
          <w:marRight w:val="0"/>
          <w:marTop w:val="0"/>
          <w:marBottom w:val="0"/>
          <w:divBdr>
            <w:top w:val="none" w:sz="0" w:space="0" w:color="auto"/>
            <w:left w:val="none" w:sz="0" w:space="0" w:color="auto"/>
            <w:bottom w:val="none" w:sz="0" w:space="0" w:color="auto"/>
            <w:right w:val="none" w:sz="0" w:space="0" w:color="auto"/>
          </w:divBdr>
        </w:div>
        <w:div w:id="926036822">
          <w:marLeft w:val="0"/>
          <w:marRight w:val="0"/>
          <w:marTop w:val="0"/>
          <w:marBottom w:val="0"/>
          <w:divBdr>
            <w:top w:val="none" w:sz="0" w:space="0" w:color="auto"/>
            <w:left w:val="none" w:sz="0" w:space="0" w:color="auto"/>
            <w:bottom w:val="none" w:sz="0" w:space="0" w:color="auto"/>
            <w:right w:val="none" w:sz="0" w:space="0" w:color="auto"/>
          </w:divBdr>
        </w:div>
        <w:div w:id="934284573">
          <w:marLeft w:val="0"/>
          <w:marRight w:val="0"/>
          <w:marTop w:val="0"/>
          <w:marBottom w:val="0"/>
          <w:divBdr>
            <w:top w:val="none" w:sz="0" w:space="0" w:color="auto"/>
            <w:left w:val="none" w:sz="0" w:space="0" w:color="auto"/>
            <w:bottom w:val="none" w:sz="0" w:space="0" w:color="auto"/>
            <w:right w:val="none" w:sz="0" w:space="0" w:color="auto"/>
          </w:divBdr>
        </w:div>
        <w:div w:id="934628367">
          <w:marLeft w:val="0"/>
          <w:marRight w:val="0"/>
          <w:marTop w:val="0"/>
          <w:marBottom w:val="0"/>
          <w:divBdr>
            <w:top w:val="none" w:sz="0" w:space="0" w:color="auto"/>
            <w:left w:val="none" w:sz="0" w:space="0" w:color="auto"/>
            <w:bottom w:val="none" w:sz="0" w:space="0" w:color="auto"/>
            <w:right w:val="none" w:sz="0" w:space="0" w:color="auto"/>
          </w:divBdr>
        </w:div>
        <w:div w:id="937560456">
          <w:marLeft w:val="0"/>
          <w:marRight w:val="0"/>
          <w:marTop w:val="0"/>
          <w:marBottom w:val="0"/>
          <w:divBdr>
            <w:top w:val="none" w:sz="0" w:space="0" w:color="auto"/>
            <w:left w:val="none" w:sz="0" w:space="0" w:color="auto"/>
            <w:bottom w:val="none" w:sz="0" w:space="0" w:color="auto"/>
            <w:right w:val="none" w:sz="0" w:space="0" w:color="auto"/>
          </w:divBdr>
        </w:div>
        <w:div w:id="943415409">
          <w:marLeft w:val="0"/>
          <w:marRight w:val="0"/>
          <w:marTop w:val="0"/>
          <w:marBottom w:val="0"/>
          <w:divBdr>
            <w:top w:val="none" w:sz="0" w:space="0" w:color="auto"/>
            <w:left w:val="none" w:sz="0" w:space="0" w:color="auto"/>
            <w:bottom w:val="none" w:sz="0" w:space="0" w:color="auto"/>
            <w:right w:val="none" w:sz="0" w:space="0" w:color="auto"/>
          </w:divBdr>
        </w:div>
        <w:div w:id="949237094">
          <w:marLeft w:val="0"/>
          <w:marRight w:val="0"/>
          <w:marTop w:val="0"/>
          <w:marBottom w:val="0"/>
          <w:divBdr>
            <w:top w:val="none" w:sz="0" w:space="0" w:color="auto"/>
            <w:left w:val="none" w:sz="0" w:space="0" w:color="auto"/>
            <w:bottom w:val="none" w:sz="0" w:space="0" w:color="auto"/>
            <w:right w:val="none" w:sz="0" w:space="0" w:color="auto"/>
          </w:divBdr>
        </w:div>
        <w:div w:id="957300472">
          <w:marLeft w:val="0"/>
          <w:marRight w:val="0"/>
          <w:marTop w:val="0"/>
          <w:marBottom w:val="0"/>
          <w:divBdr>
            <w:top w:val="none" w:sz="0" w:space="0" w:color="auto"/>
            <w:left w:val="none" w:sz="0" w:space="0" w:color="auto"/>
            <w:bottom w:val="none" w:sz="0" w:space="0" w:color="auto"/>
            <w:right w:val="none" w:sz="0" w:space="0" w:color="auto"/>
          </w:divBdr>
        </w:div>
        <w:div w:id="972442079">
          <w:marLeft w:val="0"/>
          <w:marRight w:val="0"/>
          <w:marTop w:val="0"/>
          <w:marBottom w:val="0"/>
          <w:divBdr>
            <w:top w:val="none" w:sz="0" w:space="0" w:color="auto"/>
            <w:left w:val="none" w:sz="0" w:space="0" w:color="auto"/>
            <w:bottom w:val="none" w:sz="0" w:space="0" w:color="auto"/>
            <w:right w:val="none" w:sz="0" w:space="0" w:color="auto"/>
          </w:divBdr>
        </w:div>
        <w:div w:id="985548997">
          <w:marLeft w:val="0"/>
          <w:marRight w:val="0"/>
          <w:marTop w:val="0"/>
          <w:marBottom w:val="0"/>
          <w:divBdr>
            <w:top w:val="none" w:sz="0" w:space="0" w:color="auto"/>
            <w:left w:val="none" w:sz="0" w:space="0" w:color="auto"/>
            <w:bottom w:val="none" w:sz="0" w:space="0" w:color="auto"/>
            <w:right w:val="none" w:sz="0" w:space="0" w:color="auto"/>
          </w:divBdr>
        </w:div>
        <w:div w:id="986711543">
          <w:marLeft w:val="0"/>
          <w:marRight w:val="0"/>
          <w:marTop w:val="0"/>
          <w:marBottom w:val="0"/>
          <w:divBdr>
            <w:top w:val="none" w:sz="0" w:space="0" w:color="auto"/>
            <w:left w:val="none" w:sz="0" w:space="0" w:color="auto"/>
            <w:bottom w:val="none" w:sz="0" w:space="0" w:color="auto"/>
            <w:right w:val="none" w:sz="0" w:space="0" w:color="auto"/>
          </w:divBdr>
        </w:div>
        <w:div w:id="990711508">
          <w:marLeft w:val="0"/>
          <w:marRight w:val="0"/>
          <w:marTop w:val="0"/>
          <w:marBottom w:val="0"/>
          <w:divBdr>
            <w:top w:val="none" w:sz="0" w:space="0" w:color="auto"/>
            <w:left w:val="none" w:sz="0" w:space="0" w:color="auto"/>
            <w:bottom w:val="none" w:sz="0" w:space="0" w:color="auto"/>
            <w:right w:val="none" w:sz="0" w:space="0" w:color="auto"/>
          </w:divBdr>
        </w:div>
        <w:div w:id="993097377">
          <w:marLeft w:val="0"/>
          <w:marRight w:val="0"/>
          <w:marTop w:val="0"/>
          <w:marBottom w:val="0"/>
          <w:divBdr>
            <w:top w:val="none" w:sz="0" w:space="0" w:color="auto"/>
            <w:left w:val="none" w:sz="0" w:space="0" w:color="auto"/>
            <w:bottom w:val="none" w:sz="0" w:space="0" w:color="auto"/>
            <w:right w:val="none" w:sz="0" w:space="0" w:color="auto"/>
          </w:divBdr>
        </w:div>
        <w:div w:id="1003628480">
          <w:marLeft w:val="0"/>
          <w:marRight w:val="0"/>
          <w:marTop w:val="0"/>
          <w:marBottom w:val="0"/>
          <w:divBdr>
            <w:top w:val="none" w:sz="0" w:space="0" w:color="auto"/>
            <w:left w:val="none" w:sz="0" w:space="0" w:color="auto"/>
            <w:bottom w:val="none" w:sz="0" w:space="0" w:color="auto"/>
            <w:right w:val="none" w:sz="0" w:space="0" w:color="auto"/>
          </w:divBdr>
        </w:div>
        <w:div w:id="1009332914">
          <w:marLeft w:val="0"/>
          <w:marRight w:val="0"/>
          <w:marTop w:val="0"/>
          <w:marBottom w:val="0"/>
          <w:divBdr>
            <w:top w:val="none" w:sz="0" w:space="0" w:color="auto"/>
            <w:left w:val="none" w:sz="0" w:space="0" w:color="auto"/>
            <w:bottom w:val="none" w:sz="0" w:space="0" w:color="auto"/>
            <w:right w:val="none" w:sz="0" w:space="0" w:color="auto"/>
          </w:divBdr>
        </w:div>
        <w:div w:id="1010179694">
          <w:marLeft w:val="0"/>
          <w:marRight w:val="0"/>
          <w:marTop w:val="0"/>
          <w:marBottom w:val="0"/>
          <w:divBdr>
            <w:top w:val="none" w:sz="0" w:space="0" w:color="auto"/>
            <w:left w:val="none" w:sz="0" w:space="0" w:color="auto"/>
            <w:bottom w:val="none" w:sz="0" w:space="0" w:color="auto"/>
            <w:right w:val="none" w:sz="0" w:space="0" w:color="auto"/>
          </w:divBdr>
        </w:div>
        <w:div w:id="1013335425">
          <w:marLeft w:val="0"/>
          <w:marRight w:val="0"/>
          <w:marTop w:val="0"/>
          <w:marBottom w:val="0"/>
          <w:divBdr>
            <w:top w:val="none" w:sz="0" w:space="0" w:color="auto"/>
            <w:left w:val="none" w:sz="0" w:space="0" w:color="auto"/>
            <w:bottom w:val="none" w:sz="0" w:space="0" w:color="auto"/>
            <w:right w:val="none" w:sz="0" w:space="0" w:color="auto"/>
          </w:divBdr>
        </w:div>
        <w:div w:id="1028607382">
          <w:marLeft w:val="0"/>
          <w:marRight w:val="0"/>
          <w:marTop w:val="0"/>
          <w:marBottom w:val="0"/>
          <w:divBdr>
            <w:top w:val="none" w:sz="0" w:space="0" w:color="auto"/>
            <w:left w:val="none" w:sz="0" w:space="0" w:color="auto"/>
            <w:bottom w:val="none" w:sz="0" w:space="0" w:color="auto"/>
            <w:right w:val="none" w:sz="0" w:space="0" w:color="auto"/>
          </w:divBdr>
        </w:div>
        <w:div w:id="1044328732">
          <w:marLeft w:val="0"/>
          <w:marRight w:val="0"/>
          <w:marTop w:val="0"/>
          <w:marBottom w:val="0"/>
          <w:divBdr>
            <w:top w:val="none" w:sz="0" w:space="0" w:color="auto"/>
            <w:left w:val="none" w:sz="0" w:space="0" w:color="auto"/>
            <w:bottom w:val="none" w:sz="0" w:space="0" w:color="auto"/>
            <w:right w:val="none" w:sz="0" w:space="0" w:color="auto"/>
          </w:divBdr>
        </w:div>
        <w:div w:id="1059666161">
          <w:marLeft w:val="0"/>
          <w:marRight w:val="0"/>
          <w:marTop w:val="0"/>
          <w:marBottom w:val="0"/>
          <w:divBdr>
            <w:top w:val="none" w:sz="0" w:space="0" w:color="auto"/>
            <w:left w:val="none" w:sz="0" w:space="0" w:color="auto"/>
            <w:bottom w:val="none" w:sz="0" w:space="0" w:color="auto"/>
            <w:right w:val="none" w:sz="0" w:space="0" w:color="auto"/>
          </w:divBdr>
        </w:div>
        <w:div w:id="1067647794">
          <w:marLeft w:val="0"/>
          <w:marRight w:val="0"/>
          <w:marTop w:val="0"/>
          <w:marBottom w:val="0"/>
          <w:divBdr>
            <w:top w:val="none" w:sz="0" w:space="0" w:color="auto"/>
            <w:left w:val="none" w:sz="0" w:space="0" w:color="auto"/>
            <w:bottom w:val="none" w:sz="0" w:space="0" w:color="auto"/>
            <w:right w:val="none" w:sz="0" w:space="0" w:color="auto"/>
          </w:divBdr>
        </w:div>
        <w:div w:id="1070811077">
          <w:marLeft w:val="0"/>
          <w:marRight w:val="0"/>
          <w:marTop w:val="0"/>
          <w:marBottom w:val="0"/>
          <w:divBdr>
            <w:top w:val="none" w:sz="0" w:space="0" w:color="auto"/>
            <w:left w:val="none" w:sz="0" w:space="0" w:color="auto"/>
            <w:bottom w:val="none" w:sz="0" w:space="0" w:color="auto"/>
            <w:right w:val="none" w:sz="0" w:space="0" w:color="auto"/>
          </w:divBdr>
        </w:div>
        <w:div w:id="1072001664">
          <w:marLeft w:val="0"/>
          <w:marRight w:val="0"/>
          <w:marTop w:val="0"/>
          <w:marBottom w:val="0"/>
          <w:divBdr>
            <w:top w:val="none" w:sz="0" w:space="0" w:color="auto"/>
            <w:left w:val="none" w:sz="0" w:space="0" w:color="auto"/>
            <w:bottom w:val="none" w:sz="0" w:space="0" w:color="auto"/>
            <w:right w:val="none" w:sz="0" w:space="0" w:color="auto"/>
          </w:divBdr>
        </w:div>
        <w:div w:id="1075006126">
          <w:marLeft w:val="0"/>
          <w:marRight w:val="0"/>
          <w:marTop w:val="0"/>
          <w:marBottom w:val="0"/>
          <w:divBdr>
            <w:top w:val="none" w:sz="0" w:space="0" w:color="auto"/>
            <w:left w:val="none" w:sz="0" w:space="0" w:color="auto"/>
            <w:bottom w:val="none" w:sz="0" w:space="0" w:color="auto"/>
            <w:right w:val="none" w:sz="0" w:space="0" w:color="auto"/>
          </w:divBdr>
        </w:div>
        <w:div w:id="1077748076">
          <w:marLeft w:val="0"/>
          <w:marRight w:val="0"/>
          <w:marTop w:val="0"/>
          <w:marBottom w:val="0"/>
          <w:divBdr>
            <w:top w:val="none" w:sz="0" w:space="0" w:color="auto"/>
            <w:left w:val="none" w:sz="0" w:space="0" w:color="auto"/>
            <w:bottom w:val="none" w:sz="0" w:space="0" w:color="auto"/>
            <w:right w:val="none" w:sz="0" w:space="0" w:color="auto"/>
          </w:divBdr>
        </w:div>
        <w:div w:id="1086338115">
          <w:marLeft w:val="0"/>
          <w:marRight w:val="0"/>
          <w:marTop w:val="0"/>
          <w:marBottom w:val="0"/>
          <w:divBdr>
            <w:top w:val="none" w:sz="0" w:space="0" w:color="auto"/>
            <w:left w:val="none" w:sz="0" w:space="0" w:color="auto"/>
            <w:bottom w:val="none" w:sz="0" w:space="0" w:color="auto"/>
            <w:right w:val="none" w:sz="0" w:space="0" w:color="auto"/>
          </w:divBdr>
        </w:div>
        <w:div w:id="1089423443">
          <w:marLeft w:val="0"/>
          <w:marRight w:val="0"/>
          <w:marTop w:val="0"/>
          <w:marBottom w:val="0"/>
          <w:divBdr>
            <w:top w:val="none" w:sz="0" w:space="0" w:color="auto"/>
            <w:left w:val="none" w:sz="0" w:space="0" w:color="auto"/>
            <w:bottom w:val="none" w:sz="0" w:space="0" w:color="auto"/>
            <w:right w:val="none" w:sz="0" w:space="0" w:color="auto"/>
          </w:divBdr>
        </w:div>
        <w:div w:id="1091509729">
          <w:marLeft w:val="0"/>
          <w:marRight w:val="0"/>
          <w:marTop w:val="0"/>
          <w:marBottom w:val="0"/>
          <w:divBdr>
            <w:top w:val="none" w:sz="0" w:space="0" w:color="auto"/>
            <w:left w:val="none" w:sz="0" w:space="0" w:color="auto"/>
            <w:bottom w:val="none" w:sz="0" w:space="0" w:color="auto"/>
            <w:right w:val="none" w:sz="0" w:space="0" w:color="auto"/>
          </w:divBdr>
        </w:div>
        <w:div w:id="1095055072">
          <w:marLeft w:val="0"/>
          <w:marRight w:val="0"/>
          <w:marTop w:val="0"/>
          <w:marBottom w:val="0"/>
          <w:divBdr>
            <w:top w:val="none" w:sz="0" w:space="0" w:color="auto"/>
            <w:left w:val="none" w:sz="0" w:space="0" w:color="auto"/>
            <w:bottom w:val="none" w:sz="0" w:space="0" w:color="auto"/>
            <w:right w:val="none" w:sz="0" w:space="0" w:color="auto"/>
          </w:divBdr>
        </w:div>
        <w:div w:id="1101754484">
          <w:marLeft w:val="0"/>
          <w:marRight w:val="0"/>
          <w:marTop w:val="0"/>
          <w:marBottom w:val="0"/>
          <w:divBdr>
            <w:top w:val="none" w:sz="0" w:space="0" w:color="auto"/>
            <w:left w:val="none" w:sz="0" w:space="0" w:color="auto"/>
            <w:bottom w:val="none" w:sz="0" w:space="0" w:color="auto"/>
            <w:right w:val="none" w:sz="0" w:space="0" w:color="auto"/>
          </w:divBdr>
        </w:div>
        <w:div w:id="1113551908">
          <w:marLeft w:val="0"/>
          <w:marRight w:val="0"/>
          <w:marTop w:val="0"/>
          <w:marBottom w:val="0"/>
          <w:divBdr>
            <w:top w:val="none" w:sz="0" w:space="0" w:color="auto"/>
            <w:left w:val="none" w:sz="0" w:space="0" w:color="auto"/>
            <w:bottom w:val="none" w:sz="0" w:space="0" w:color="auto"/>
            <w:right w:val="none" w:sz="0" w:space="0" w:color="auto"/>
          </w:divBdr>
        </w:div>
        <w:div w:id="1123573258">
          <w:marLeft w:val="0"/>
          <w:marRight w:val="0"/>
          <w:marTop w:val="0"/>
          <w:marBottom w:val="0"/>
          <w:divBdr>
            <w:top w:val="none" w:sz="0" w:space="0" w:color="auto"/>
            <w:left w:val="none" w:sz="0" w:space="0" w:color="auto"/>
            <w:bottom w:val="none" w:sz="0" w:space="0" w:color="auto"/>
            <w:right w:val="none" w:sz="0" w:space="0" w:color="auto"/>
          </w:divBdr>
        </w:div>
        <w:div w:id="1123692550">
          <w:marLeft w:val="0"/>
          <w:marRight w:val="0"/>
          <w:marTop w:val="0"/>
          <w:marBottom w:val="0"/>
          <w:divBdr>
            <w:top w:val="none" w:sz="0" w:space="0" w:color="auto"/>
            <w:left w:val="none" w:sz="0" w:space="0" w:color="auto"/>
            <w:bottom w:val="none" w:sz="0" w:space="0" w:color="auto"/>
            <w:right w:val="none" w:sz="0" w:space="0" w:color="auto"/>
          </w:divBdr>
        </w:div>
        <w:div w:id="1125344637">
          <w:marLeft w:val="0"/>
          <w:marRight w:val="0"/>
          <w:marTop w:val="0"/>
          <w:marBottom w:val="0"/>
          <w:divBdr>
            <w:top w:val="none" w:sz="0" w:space="0" w:color="auto"/>
            <w:left w:val="none" w:sz="0" w:space="0" w:color="auto"/>
            <w:bottom w:val="none" w:sz="0" w:space="0" w:color="auto"/>
            <w:right w:val="none" w:sz="0" w:space="0" w:color="auto"/>
          </w:divBdr>
        </w:div>
        <w:div w:id="1127704036">
          <w:marLeft w:val="0"/>
          <w:marRight w:val="0"/>
          <w:marTop w:val="0"/>
          <w:marBottom w:val="0"/>
          <w:divBdr>
            <w:top w:val="none" w:sz="0" w:space="0" w:color="auto"/>
            <w:left w:val="none" w:sz="0" w:space="0" w:color="auto"/>
            <w:bottom w:val="none" w:sz="0" w:space="0" w:color="auto"/>
            <w:right w:val="none" w:sz="0" w:space="0" w:color="auto"/>
          </w:divBdr>
        </w:div>
        <w:div w:id="1128822032">
          <w:marLeft w:val="0"/>
          <w:marRight w:val="0"/>
          <w:marTop w:val="0"/>
          <w:marBottom w:val="0"/>
          <w:divBdr>
            <w:top w:val="none" w:sz="0" w:space="0" w:color="auto"/>
            <w:left w:val="none" w:sz="0" w:space="0" w:color="auto"/>
            <w:bottom w:val="none" w:sz="0" w:space="0" w:color="auto"/>
            <w:right w:val="none" w:sz="0" w:space="0" w:color="auto"/>
          </w:divBdr>
        </w:div>
        <w:div w:id="1144660387">
          <w:marLeft w:val="0"/>
          <w:marRight w:val="0"/>
          <w:marTop w:val="0"/>
          <w:marBottom w:val="0"/>
          <w:divBdr>
            <w:top w:val="none" w:sz="0" w:space="0" w:color="auto"/>
            <w:left w:val="none" w:sz="0" w:space="0" w:color="auto"/>
            <w:bottom w:val="none" w:sz="0" w:space="0" w:color="auto"/>
            <w:right w:val="none" w:sz="0" w:space="0" w:color="auto"/>
          </w:divBdr>
        </w:div>
        <w:div w:id="1157915345">
          <w:marLeft w:val="0"/>
          <w:marRight w:val="0"/>
          <w:marTop w:val="0"/>
          <w:marBottom w:val="0"/>
          <w:divBdr>
            <w:top w:val="none" w:sz="0" w:space="0" w:color="auto"/>
            <w:left w:val="none" w:sz="0" w:space="0" w:color="auto"/>
            <w:bottom w:val="none" w:sz="0" w:space="0" w:color="auto"/>
            <w:right w:val="none" w:sz="0" w:space="0" w:color="auto"/>
          </w:divBdr>
        </w:div>
        <w:div w:id="1164202469">
          <w:marLeft w:val="0"/>
          <w:marRight w:val="0"/>
          <w:marTop w:val="0"/>
          <w:marBottom w:val="0"/>
          <w:divBdr>
            <w:top w:val="none" w:sz="0" w:space="0" w:color="auto"/>
            <w:left w:val="none" w:sz="0" w:space="0" w:color="auto"/>
            <w:bottom w:val="none" w:sz="0" w:space="0" w:color="auto"/>
            <w:right w:val="none" w:sz="0" w:space="0" w:color="auto"/>
          </w:divBdr>
        </w:div>
        <w:div w:id="1171456837">
          <w:marLeft w:val="0"/>
          <w:marRight w:val="0"/>
          <w:marTop w:val="0"/>
          <w:marBottom w:val="0"/>
          <w:divBdr>
            <w:top w:val="none" w:sz="0" w:space="0" w:color="auto"/>
            <w:left w:val="none" w:sz="0" w:space="0" w:color="auto"/>
            <w:bottom w:val="none" w:sz="0" w:space="0" w:color="auto"/>
            <w:right w:val="none" w:sz="0" w:space="0" w:color="auto"/>
          </w:divBdr>
        </w:div>
        <w:div w:id="1175876000">
          <w:marLeft w:val="0"/>
          <w:marRight w:val="0"/>
          <w:marTop w:val="0"/>
          <w:marBottom w:val="0"/>
          <w:divBdr>
            <w:top w:val="none" w:sz="0" w:space="0" w:color="auto"/>
            <w:left w:val="none" w:sz="0" w:space="0" w:color="auto"/>
            <w:bottom w:val="none" w:sz="0" w:space="0" w:color="auto"/>
            <w:right w:val="none" w:sz="0" w:space="0" w:color="auto"/>
          </w:divBdr>
        </w:div>
        <w:div w:id="1180046046">
          <w:marLeft w:val="0"/>
          <w:marRight w:val="0"/>
          <w:marTop w:val="0"/>
          <w:marBottom w:val="0"/>
          <w:divBdr>
            <w:top w:val="none" w:sz="0" w:space="0" w:color="auto"/>
            <w:left w:val="none" w:sz="0" w:space="0" w:color="auto"/>
            <w:bottom w:val="none" w:sz="0" w:space="0" w:color="auto"/>
            <w:right w:val="none" w:sz="0" w:space="0" w:color="auto"/>
          </w:divBdr>
        </w:div>
        <w:div w:id="1181578551">
          <w:marLeft w:val="0"/>
          <w:marRight w:val="0"/>
          <w:marTop w:val="0"/>
          <w:marBottom w:val="0"/>
          <w:divBdr>
            <w:top w:val="none" w:sz="0" w:space="0" w:color="auto"/>
            <w:left w:val="none" w:sz="0" w:space="0" w:color="auto"/>
            <w:bottom w:val="none" w:sz="0" w:space="0" w:color="auto"/>
            <w:right w:val="none" w:sz="0" w:space="0" w:color="auto"/>
          </w:divBdr>
        </w:div>
        <w:div w:id="1187795207">
          <w:marLeft w:val="0"/>
          <w:marRight w:val="0"/>
          <w:marTop w:val="0"/>
          <w:marBottom w:val="0"/>
          <w:divBdr>
            <w:top w:val="none" w:sz="0" w:space="0" w:color="auto"/>
            <w:left w:val="none" w:sz="0" w:space="0" w:color="auto"/>
            <w:bottom w:val="none" w:sz="0" w:space="0" w:color="auto"/>
            <w:right w:val="none" w:sz="0" w:space="0" w:color="auto"/>
          </w:divBdr>
        </w:div>
        <w:div w:id="1196652755">
          <w:marLeft w:val="0"/>
          <w:marRight w:val="0"/>
          <w:marTop w:val="0"/>
          <w:marBottom w:val="0"/>
          <w:divBdr>
            <w:top w:val="none" w:sz="0" w:space="0" w:color="auto"/>
            <w:left w:val="none" w:sz="0" w:space="0" w:color="auto"/>
            <w:bottom w:val="none" w:sz="0" w:space="0" w:color="auto"/>
            <w:right w:val="none" w:sz="0" w:space="0" w:color="auto"/>
          </w:divBdr>
        </w:div>
        <w:div w:id="1201669513">
          <w:marLeft w:val="0"/>
          <w:marRight w:val="0"/>
          <w:marTop w:val="0"/>
          <w:marBottom w:val="0"/>
          <w:divBdr>
            <w:top w:val="none" w:sz="0" w:space="0" w:color="auto"/>
            <w:left w:val="none" w:sz="0" w:space="0" w:color="auto"/>
            <w:bottom w:val="none" w:sz="0" w:space="0" w:color="auto"/>
            <w:right w:val="none" w:sz="0" w:space="0" w:color="auto"/>
          </w:divBdr>
        </w:div>
        <w:div w:id="1201867558">
          <w:marLeft w:val="0"/>
          <w:marRight w:val="0"/>
          <w:marTop w:val="0"/>
          <w:marBottom w:val="0"/>
          <w:divBdr>
            <w:top w:val="none" w:sz="0" w:space="0" w:color="auto"/>
            <w:left w:val="none" w:sz="0" w:space="0" w:color="auto"/>
            <w:bottom w:val="none" w:sz="0" w:space="0" w:color="auto"/>
            <w:right w:val="none" w:sz="0" w:space="0" w:color="auto"/>
          </w:divBdr>
        </w:div>
        <w:div w:id="1204563121">
          <w:marLeft w:val="0"/>
          <w:marRight w:val="0"/>
          <w:marTop w:val="0"/>
          <w:marBottom w:val="0"/>
          <w:divBdr>
            <w:top w:val="none" w:sz="0" w:space="0" w:color="auto"/>
            <w:left w:val="none" w:sz="0" w:space="0" w:color="auto"/>
            <w:bottom w:val="none" w:sz="0" w:space="0" w:color="auto"/>
            <w:right w:val="none" w:sz="0" w:space="0" w:color="auto"/>
          </w:divBdr>
        </w:div>
        <w:div w:id="1209031423">
          <w:marLeft w:val="0"/>
          <w:marRight w:val="0"/>
          <w:marTop w:val="0"/>
          <w:marBottom w:val="0"/>
          <w:divBdr>
            <w:top w:val="none" w:sz="0" w:space="0" w:color="auto"/>
            <w:left w:val="none" w:sz="0" w:space="0" w:color="auto"/>
            <w:bottom w:val="none" w:sz="0" w:space="0" w:color="auto"/>
            <w:right w:val="none" w:sz="0" w:space="0" w:color="auto"/>
          </w:divBdr>
        </w:div>
        <w:div w:id="1216550223">
          <w:marLeft w:val="0"/>
          <w:marRight w:val="0"/>
          <w:marTop w:val="0"/>
          <w:marBottom w:val="0"/>
          <w:divBdr>
            <w:top w:val="none" w:sz="0" w:space="0" w:color="auto"/>
            <w:left w:val="none" w:sz="0" w:space="0" w:color="auto"/>
            <w:bottom w:val="none" w:sz="0" w:space="0" w:color="auto"/>
            <w:right w:val="none" w:sz="0" w:space="0" w:color="auto"/>
          </w:divBdr>
        </w:div>
        <w:div w:id="1217593697">
          <w:marLeft w:val="0"/>
          <w:marRight w:val="0"/>
          <w:marTop w:val="0"/>
          <w:marBottom w:val="0"/>
          <w:divBdr>
            <w:top w:val="none" w:sz="0" w:space="0" w:color="auto"/>
            <w:left w:val="none" w:sz="0" w:space="0" w:color="auto"/>
            <w:bottom w:val="none" w:sz="0" w:space="0" w:color="auto"/>
            <w:right w:val="none" w:sz="0" w:space="0" w:color="auto"/>
          </w:divBdr>
        </w:div>
        <w:div w:id="1219901690">
          <w:marLeft w:val="0"/>
          <w:marRight w:val="0"/>
          <w:marTop w:val="0"/>
          <w:marBottom w:val="0"/>
          <w:divBdr>
            <w:top w:val="none" w:sz="0" w:space="0" w:color="auto"/>
            <w:left w:val="none" w:sz="0" w:space="0" w:color="auto"/>
            <w:bottom w:val="none" w:sz="0" w:space="0" w:color="auto"/>
            <w:right w:val="none" w:sz="0" w:space="0" w:color="auto"/>
          </w:divBdr>
        </w:div>
        <w:div w:id="1220899234">
          <w:marLeft w:val="0"/>
          <w:marRight w:val="0"/>
          <w:marTop w:val="0"/>
          <w:marBottom w:val="0"/>
          <w:divBdr>
            <w:top w:val="none" w:sz="0" w:space="0" w:color="auto"/>
            <w:left w:val="none" w:sz="0" w:space="0" w:color="auto"/>
            <w:bottom w:val="none" w:sz="0" w:space="0" w:color="auto"/>
            <w:right w:val="none" w:sz="0" w:space="0" w:color="auto"/>
          </w:divBdr>
        </w:div>
        <w:div w:id="1225020036">
          <w:marLeft w:val="0"/>
          <w:marRight w:val="0"/>
          <w:marTop w:val="0"/>
          <w:marBottom w:val="0"/>
          <w:divBdr>
            <w:top w:val="none" w:sz="0" w:space="0" w:color="auto"/>
            <w:left w:val="none" w:sz="0" w:space="0" w:color="auto"/>
            <w:bottom w:val="none" w:sz="0" w:space="0" w:color="auto"/>
            <w:right w:val="none" w:sz="0" w:space="0" w:color="auto"/>
          </w:divBdr>
        </w:div>
        <w:div w:id="1227257330">
          <w:marLeft w:val="0"/>
          <w:marRight w:val="0"/>
          <w:marTop w:val="0"/>
          <w:marBottom w:val="0"/>
          <w:divBdr>
            <w:top w:val="none" w:sz="0" w:space="0" w:color="auto"/>
            <w:left w:val="none" w:sz="0" w:space="0" w:color="auto"/>
            <w:bottom w:val="none" w:sz="0" w:space="0" w:color="auto"/>
            <w:right w:val="none" w:sz="0" w:space="0" w:color="auto"/>
          </w:divBdr>
        </w:div>
        <w:div w:id="1228145265">
          <w:marLeft w:val="0"/>
          <w:marRight w:val="0"/>
          <w:marTop w:val="0"/>
          <w:marBottom w:val="0"/>
          <w:divBdr>
            <w:top w:val="none" w:sz="0" w:space="0" w:color="auto"/>
            <w:left w:val="none" w:sz="0" w:space="0" w:color="auto"/>
            <w:bottom w:val="none" w:sz="0" w:space="0" w:color="auto"/>
            <w:right w:val="none" w:sz="0" w:space="0" w:color="auto"/>
          </w:divBdr>
        </w:div>
        <w:div w:id="1233733139">
          <w:marLeft w:val="0"/>
          <w:marRight w:val="0"/>
          <w:marTop w:val="0"/>
          <w:marBottom w:val="0"/>
          <w:divBdr>
            <w:top w:val="none" w:sz="0" w:space="0" w:color="auto"/>
            <w:left w:val="none" w:sz="0" w:space="0" w:color="auto"/>
            <w:bottom w:val="none" w:sz="0" w:space="0" w:color="auto"/>
            <w:right w:val="none" w:sz="0" w:space="0" w:color="auto"/>
          </w:divBdr>
        </w:div>
        <w:div w:id="1241136812">
          <w:marLeft w:val="0"/>
          <w:marRight w:val="0"/>
          <w:marTop w:val="0"/>
          <w:marBottom w:val="0"/>
          <w:divBdr>
            <w:top w:val="none" w:sz="0" w:space="0" w:color="auto"/>
            <w:left w:val="none" w:sz="0" w:space="0" w:color="auto"/>
            <w:bottom w:val="none" w:sz="0" w:space="0" w:color="auto"/>
            <w:right w:val="none" w:sz="0" w:space="0" w:color="auto"/>
          </w:divBdr>
        </w:div>
        <w:div w:id="1241405835">
          <w:marLeft w:val="0"/>
          <w:marRight w:val="0"/>
          <w:marTop w:val="0"/>
          <w:marBottom w:val="0"/>
          <w:divBdr>
            <w:top w:val="none" w:sz="0" w:space="0" w:color="auto"/>
            <w:left w:val="none" w:sz="0" w:space="0" w:color="auto"/>
            <w:bottom w:val="none" w:sz="0" w:space="0" w:color="auto"/>
            <w:right w:val="none" w:sz="0" w:space="0" w:color="auto"/>
          </w:divBdr>
        </w:div>
        <w:div w:id="1241789244">
          <w:marLeft w:val="0"/>
          <w:marRight w:val="0"/>
          <w:marTop w:val="0"/>
          <w:marBottom w:val="0"/>
          <w:divBdr>
            <w:top w:val="none" w:sz="0" w:space="0" w:color="auto"/>
            <w:left w:val="none" w:sz="0" w:space="0" w:color="auto"/>
            <w:bottom w:val="none" w:sz="0" w:space="0" w:color="auto"/>
            <w:right w:val="none" w:sz="0" w:space="0" w:color="auto"/>
          </w:divBdr>
        </w:div>
        <w:div w:id="1246451748">
          <w:marLeft w:val="0"/>
          <w:marRight w:val="0"/>
          <w:marTop w:val="0"/>
          <w:marBottom w:val="0"/>
          <w:divBdr>
            <w:top w:val="none" w:sz="0" w:space="0" w:color="auto"/>
            <w:left w:val="none" w:sz="0" w:space="0" w:color="auto"/>
            <w:bottom w:val="none" w:sz="0" w:space="0" w:color="auto"/>
            <w:right w:val="none" w:sz="0" w:space="0" w:color="auto"/>
          </w:divBdr>
        </w:div>
        <w:div w:id="1246915176">
          <w:marLeft w:val="0"/>
          <w:marRight w:val="0"/>
          <w:marTop w:val="0"/>
          <w:marBottom w:val="0"/>
          <w:divBdr>
            <w:top w:val="none" w:sz="0" w:space="0" w:color="auto"/>
            <w:left w:val="none" w:sz="0" w:space="0" w:color="auto"/>
            <w:bottom w:val="none" w:sz="0" w:space="0" w:color="auto"/>
            <w:right w:val="none" w:sz="0" w:space="0" w:color="auto"/>
          </w:divBdr>
        </w:div>
        <w:div w:id="1251813134">
          <w:marLeft w:val="0"/>
          <w:marRight w:val="0"/>
          <w:marTop w:val="0"/>
          <w:marBottom w:val="0"/>
          <w:divBdr>
            <w:top w:val="none" w:sz="0" w:space="0" w:color="auto"/>
            <w:left w:val="none" w:sz="0" w:space="0" w:color="auto"/>
            <w:bottom w:val="none" w:sz="0" w:space="0" w:color="auto"/>
            <w:right w:val="none" w:sz="0" w:space="0" w:color="auto"/>
          </w:divBdr>
        </w:div>
        <w:div w:id="1256472306">
          <w:marLeft w:val="0"/>
          <w:marRight w:val="0"/>
          <w:marTop w:val="0"/>
          <w:marBottom w:val="0"/>
          <w:divBdr>
            <w:top w:val="none" w:sz="0" w:space="0" w:color="auto"/>
            <w:left w:val="none" w:sz="0" w:space="0" w:color="auto"/>
            <w:bottom w:val="none" w:sz="0" w:space="0" w:color="auto"/>
            <w:right w:val="none" w:sz="0" w:space="0" w:color="auto"/>
          </w:divBdr>
        </w:div>
        <w:div w:id="1268350115">
          <w:marLeft w:val="0"/>
          <w:marRight w:val="0"/>
          <w:marTop w:val="0"/>
          <w:marBottom w:val="0"/>
          <w:divBdr>
            <w:top w:val="none" w:sz="0" w:space="0" w:color="auto"/>
            <w:left w:val="none" w:sz="0" w:space="0" w:color="auto"/>
            <w:bottom w:val="none" w:sz="0" w:space="0" w:color="auto"/>
            <w:right w:val="none" w:sz="0" w:space="0" w:color="auto"/>
          </w:divBdr>
        </w:div>
        <w:div w:id="1272199084">
          <w:marLeft w:val="0"/>
          <w:marRight w:val="0"/>
          <w:marTop w:val="0"/>
          <w:marBottom w:val="0"/>
          <w:divBdr>
            <w:top w:val="none" w:sz="0" w:space="0" w:color="auto"/>
            <w:left w:val="none" w:sz="0" w:space="0" w:color="auto"/>
            <w:bottom w:val="none" w:sz="0" w:space="0" w:color="auto"/>
            <w:right w:val="none" w:sz="0" w:space="0" w:color="auto"/>
          </w:divBdr>
        </w:div>
        <w:div w:id="1274745170">
          <w:marLeft w:val="0"/>
          <w:marRight w:val="0"/>
          <w:marTop w:val="0"/>
          <w:marBottom w:val="0"/>
          <w:divBdr>
            <w:top w:val="none" w:sz="0" w:space="0" w:color="auto"/>
            <w:left w:val="none" w:sz="0" w:space="0" w:color="auto"/>
            <w:bottom w:val="none" w:sz="0" w:space="0" w:color="auto"/>
            <w:right w:val="none" w:sz="0" w:space="0" w:color="auto"/>
          </w:divBdr>
        </w:div>
        <w:div w:id="1287586220">
          <w:marLeft w:val="0"/>
          <w:marRight w:val="0"/>
          <w:marTop w:val="0"/>
          <w:marBottom w:val="0"/>
          <w:divBdr>
            <w:top w:val="none" w:sz="0" w:space="0" w:color="auto"/>
            <w:left w:val="none" w:sz="0" w:space="0" w:color="auto"/>
            <w:bottom w:val="none" w:sz="0" w:space="0" w:color="auto"/>
            <w:right w:val="none" w:sz="0" w:space="0" w:color="auto"/>
          </w:divBdr>
        </w:div>
        <w:div w:id="1291742225">
          <w:marLeft w:val="0"/>
          <w:marRight w:val="0"/>
          <w:marTop w:val="0"/>
          <w:marBottom w:val="0"/>
          <w:divBdr>
            <w:top w:val="none" w:sz="0" w:space="0" w:color="auto"/>
            <w:left w:val="none" w:sz="0" w:space="0" w:color="auto"/>
            <w:bottom w:val="none" w:sz="0" w:space="0" w:color="auto"/>
            <w:right w:val="none" w:sz="0" w:space="0" w:color="auto"/>
          </w:divBdr>
        </w:div>
        <w:div w:id="1291790913">
          <w:marLeft w:val="0"/>
          <w:marRight w:val="0"/>
          <w:marTop w:val="0"/>
          <w:marBottom w:val="0"/>
          <w:divBdr>
            <w:top w:val="none" w:sz="0" w:space="0" w:color="auto"/>
            <w:left w:val="none" w:sz="0" w:space="0" w:color="auto"/>
            <w:bottom w:val="none" w:sz="0" w:space="0" w:color="auto"/>
            <w:right w:val="none" w:sz="0" w:space="0" w:color="auto"/>
          </w:divBdr>
        </w:div>
        <w:div w:id="1309284632">
          <w:marLeft w:val="0"/>
          <w:marRight w:val="0"/>
          <w:marTop w:val="0"/>
          <w:marBottom w:val="0"/>
          <w:divBdr>
            <w:top w:val="none" w:sz="0" w:space="0" w:color="auto"/>
            <w:left w:val="none" w:sz="0" w:space="0" w:color="auto"/>
            <w:bottom w:val="none" w:sz="0" w:space="0" w:color="auto"/>
            <w:right w:val="none" w:sz="0" w:space="0" w:color="auto"/>
          </w:divBdr>
        </w:div>
        <w:div w:id="1326859088">
          <w:marLeft w:val="0"/>
          <w:marRight w:val="0"/>
          <w:marTop w:val="0"/>
          <w:marBottom w:val="0"/>
          <w:divBdr>
            <w:top w:val="none" w:sz="0" w:space="0" w:color="auto"/>
            <w:left w:val="none" w:sz="0" w:space="0" w:color="auto"/>
            <w:bottom w:val="none" w:sz="0" w:space="0" w:color="auto"/>
            <w:right w:val="none" w:sz="0" w:space="0" w:color="auto"/>
          </w:divBdr>
        </w:div>
        <w:div w:id="1326933124">
          <w:marLeft w:val="0"/>
          <w:marRight w:val="0"/>
          <w:marTop w:val="0"/>
          <w:marBottom w:val="0"/>
          <w:divBdr>
            <w:top w:val="none" w:sz="0" w:space="0" w:color="auto"/>
            <w:left w:val="none" w:sz="0" w:space="0" w:color="auto"/>
            <w:bottom w:val="none" w:sz="0" w:space="0" w:color="auto"/>
            <w:right w:val="none" w:sz="0" w:space="0" w:color="auto"/>
          </w:divBdr>
        </w:div>
        <w:div w:id="1329485326">
          <w:marLeft w:val="0"/>
          <w:marRight w:val="0"/>
          <w:marTop w:val="0"/>
          <w:marBottom w:val="0"/>
          <w:divBdr>
            <w:top w:val="none" w:sz="0" w:space="0" w:color="auto"/>
            <w:left w:val="none" w:sz="0" w:space="0" w:color="auto"/>
            <w:bottom w:val="none" w:sz="0" w:space="0" w:color="auto"/>
            <w:right w:val="none" w:sz="0" w:space="0" w:color="auto"/>
          </w:divBdr>
        </w:div>
        <w:div w:id="1363626667">
          <w:marLeft w:val="0"/>
          <w:marRight w:val="0"/>
          <w:marTop w:val="0"/>
          <w:marBottom w:val="0"/>
          <w:divBdr>
            <w:top w:val="none" w:sz="0" w:space="0" w:color="auto"/>
            <w:left w:val="none" w:sz="0" w:space="0" w:color="auto"/>
            <w:bottom w:val="none" w:sz="0" w:space="0" w:color="auto"/>
            <w:right w:val="none" w:sz="0" w:space="0" w:color="auto"/>
          </w:divBdr>
        </w:div>
        <w:div w:id="1367759190">
          <w:marLeft w:val="0"/>
          <w:marRight w:val="0"/>
          <w:marTop w:val="0"/>
          <w:marBottom w:val="0"/>
          <w:divBdr>
            <w:top w:val="none" w:sz="0" w:space="0" w:color="auto"/>
            <w:left w:val="none" w:sz="0" w:space="0" w:color="auto"/>
            <w:bottom w:val="none" w:sz="0" w:space="0" w:color="auto"/>
            <w:right w:val="none" w:sz="0" w:space="0" w:color="auto"/>
          </w:divBdr>
        </w:div>
        <w:div w:id="1369986969">
          <w:marLeft w:val="0"/>
          <w:marRight w:val="0"/>
          <w:marTop w:val="0"/>
          <w:marBottom w:val="0"/>
          <w:divBdr>
            <w:top w:val="none" w:sz="0" w:space="0" w:color="auto"/>
            <w:left w:val="none" w:sz="0" w:space="0" w:color="auto"/>
            <w:bottom w:val="none" w:sz="0" w:space="0" w:color="auto"/>
            <w:right w:val="none" w:sz="0" w:space="0" w:color="auto"/>
          </w:divBdr>
        </w:div>
        <w:div w:id="1381786176">
          <w:marLeft w:val="0"/>
          <w:marRight w:val="0"/>
          <w:marTop w:val="0"/>
          <w:marBottom w:val="0"/>
          <w:divBdr>
            <w:top w:val="none" w:sz="0" w:space="0" w:color="auto"/>
            <w:left w:val="none" w:sz="0" w:space="0" w:color="auto"/>
            <w:bottom w:val="none" w:sz="0" w:space="0" w:color="auto"/>
            <w:right w:val="none" w:sz="0" w:space="0" w:color="auto"/>
          </w:divBdr>
        </w:div>
        <w:div w:id="1386488284">
          <w:marLeft w:val="0"/>
          <w:marRight w:val="0"/>
          <w:marTop w:val="0"/>
          <w:marBottom w:val="0"/>
          <w:divBdr>
            <w:top w:val="none" w:sz="0" w:space="0" w:color="auto"/>
            <w:left w:val="none" w:sz="0" w:space="0" w:color="auto"/>
            <w:bottom w:val="none" w:sz="0" w:space="0" w:color="auto"/>
            <w:right w:val="none" w:sz="0" w:space="0" w:color="auto"/>
          </w:divBdr>
        </w:div>
        <w:div w:id="1396203926">
          <w:marLeft w:val="0"/>
          <w:marRight w:val="0"/>
          <w:marTop w:val="0"/>
          <w:marBottom w:val="0"/>
          <w:divBdr>
            <w:top w:val="none" w:sz="0" w:space="0" w:color="auto"/>
            <w:left w:val="none" w:sz="0" w:space="0" w:color="auto"/>
            <w:bottom w:val="none" w:sz="0" w:space="0" w:color="auto"/>
            <w:right w:val="none" w:sz="0" w:space="0" w:color="auto"/>
          </w:divBdr>
        </w:div>
        <w:div w:id="1405714350">
          <w:marLeft w:val="0"/>
          <w:marRight w:val="0"/>
          <w:marTop w:val="0"/>
          <w:marBottom w:val="0"/>
          <w:divBdr>
            <w:top w:val="none" w:sz="0" w:space="0" w:color="auto"/>
            <w:left w:val="none" w:sz="0" w:space="0" w:color="auto"/>
            <w:bottom w:val="none" w:sz="0" w:space="0" w:color="auto"/>
            <w:right w:val="none" w:sz="0" w:space="0" w:color="auto"/>
          </w:divBdr>
        </w:div>
        <w:div w:id="1407193137">
          <w:marLeft w:val="0"/>
          <w:marRight w:val="0"/>
          <w:marTop w:val="0"/>
          <w:marBottom w:val="0"/>
          <w:divBdr>
            <w:top w:val="none" w:sz="0" w:space="0" w:color="auto"/>
            <w:left w:val="none" w:sz="0" w:space="0" w:color="auto"/>
            <w:bottom w:val="none" w:sz="0" w:space="0" w:color="auto"/>
            <w:right w:val="none" w:sz="0" w:space="0" w:color="auto"/>
          </w:divBdr>
        </w:div>
        <w:div w:id="1423136894">
          <w:marLeft w:val="0"/>
          <w:marRight w:val="0"/>
          <w:marTop w:val="0"/>
          <w:marBottom w:val="0"/>
          <w:divBdr>
            <w:top w:val="none" w:sz="0" w:space="0" w:color="auto"/>
            <w:left w:val="none" w:sz="0" w:space="0" w:color="auto"/>
            <w:bottom w:val="none" w:sz="0" w:space="0" w:color="auto"/>
            <w:right w:val="none" w:sz="0" w:space="0" w:color="auto"/>
          </w:divBdr>
        </w:div>
        <w:div w:id="1426925951">
          <w:marLeft w:val="0"/>
          <w:marRight w:val="0"/>
          <w:marTop w:val="0"/>
          <w:marBottom w:val="0"/>
          <w:divBdr>
            <w:top w:val="none" w:sz="0" w:space="0" w:color="auto"/>
            <w:left w:val="none" w:sz="0" w:space="0" w:color="auto"/>
            <w:bottom w:val="none" w:sz="0" w:space="0" w:color="auto"/>
            <w:right w:val="none" w:sz="0" w:space="0" w:color="auto"/>
          </w:divBdr>
        </w:div>
        <w:div w:id="1429304025">
          <w:marLeft w:val="0"/>
          <w:marRight w:val="0"/>
          <w:marTop w:val="0"/>
          <w:marBottom w:val="0"/>
          <w:divBdr>
            <w:top w:val="none" w:sz="0" w:space="0" w:color="auto"/>
            <w:left w:val="none" w:sz="0" w:space="0" w:color="auto"/>
            <w:bottom w:val="none" w:sz="0" w:space="0" w:color="auto"/>
            <w:right w:val="none" w:sz="0" w:space="0" w:color="auto"/>
          </w:divBdr>
        </w:div>
        <w:div w:id="1436631546">
          <w:marLeft w:val="0"/>
          <w:marRight w:val="0"/>
          <w:marTop w:val="0"/>
          <w:marBottom w:val="0"/>
          <w:divBdr>
            <w:top w:val="none" w:sz="0" w:space="0" w:color="auto"/>
            <w:left w:val="none" w:sz="0" w:space="0" w:color="auto"/>
            <w:bottom w:val="none" w:sz="0" w:space="0" w:color="auto"/>
            <w:right w:val="none" w:sz="0" w:space="0" w:color="auto"/>
          </w:divBdr>
        </w:div>
        <w:div w:id="1446198405">
          <w:marLeft w:val="0"/>
          <w:marRight w:val="0"/>
          <w:marTop w:val="0"/>
          <w:marBottom w:val="0"/>
          <w:divBdr>
            <w:top w:val="none" w:sz="0" w:space="0" w:color="auto"/>
            <w:left w:val="none" w:sz="0" w:space="0" w:color="auto"/>
            <w:bottom w:val="none" w:sz="0" w:space="0" w:color="auto"/>
            <w:right w:val="none" w:sz="0" w:space="0" w:color="auto"/>
          </w:divBdr>
        </w:div>
        <w:div w:id="1447232348">
          <w:marLeft w:val="0"/>
          <w:marRight w:val="0"/>
          <w:marTop w:val="0"/>
          <w:marBottom w:val="0"/>
          <w:divBdr>
            <w:top w:val="none" w:sz="0" w:space="0" w:color="auto"/>
            <w:left w:val="none" w:sz="0" w:space="0" w:color="auto"/>
            <w:bottom w:val="none" w:sz="0" w:space="0" w:color="auto"/>
            <w:right w:val="none" w:sz="0" w:space="0" w:color="auto"/>
          </w:divBdr>
        </w:div>
        <w:div w:id="1454865899">
          <w:marLeft w:val="0"/>
          <w:marRight w:val="0"/>
          <w:marTop w:val="0"/>
          <w:marBottom w:val="0"/>
          <w:divBdr>
            <w:top w:val="none" w:sz="0" w:space="0" w:color="auto"/>
            <w:left w:val="none" w:sz="0" w:space="0" w:color="auto"/>
            <w:bottom w:val="none" w:sz="0" w:space="0" w:color="auto"/>
            <w:right w:val="none" w:sz="0" w:space="0" w:color="auto"/>
          </w:divBdr>
        </w:div>
        <w:div w:id="1459452329">
          <w:marLeft w:val="0"/>
          <w:marRight w:val="0"/>
          <w:marTop w:val="0"/>
          <w:marBottom w:val="0"/>
          <w:divBdr>
            <w:top w:val="none" w:sz="0" w:space="0" w:color="auto"/>
            <w:left w:val="none" w:sz="0" w:space="0" w:color="auto"/>
            <w:bottom w:val="none" w:sz="0" w:space="0" w:color="auto"/>
            <w:right w:val="none" w:sz="0" w:space="0" w:color="auto"/>
          </w:divBdr>
        </w:div>
        <w:div w:id="1460762249">
          <w:marLeft w:val="0"/>
          <w:marRight w:val="0"/>
          <w:marTop w:val="0"/>
          <w:marBottom w:val="0"/>
          <w:divBdr>
            <w:top w:val="none" w:sz="0" w:space="0" w:color="auto"/>
            <w:left w:val="none" w:sz="0" w:space="0" w:color="auto"/>
            <w:bottom w:val="none" w:sz="0" w:space="0" w:color="auto"/>
            <w:right w:val="none" w:sz="0" w:space="0" w:color="auto"/>
          </w:divBdr>
        </w:div>
        <w:div w:id="1466200424">
          <w:marLeft w:val="0"/>
          <w:marRight w:val="0"/>
          <w:marTop w:val="0"/>
          <w:marBottom w:val="0"/>
          <w:divBdr>
            <w:top w:val="none" w:sz="0" w:space="0" w:color="auto"/>
            <w:left w:val="none" w:sz="0" w:space="0" w:color="auto"/>
            <w:bottom w:val="none" w:sz="0" w:space="0" w:color="auto"/>
            <w:right w:val="none" w:sz="0" w:space="0" w:color="auto"/>
          </w:divBdr>
        </w:div>
        <w:div w:id="1477725901">
          <w:marLeft w:val="0"/>
          <w:marRight w:val="0"/>
          <w:marTop w:val="0"/>
          <w:marBottom w:val="0"/>
          <w:divBdr>
            <w:top w:val="none" w:sz="0" w:space="0" w:color="auto"/>
            <w:left w:val="none" w:sz="0" w:space="0" w:color="auto"/>
            <w:bottom w:val="none" w:sz="0" w:space="0" w:color="auto"/>
            <w:right w:val="none" w:sz="0" w:space="0" w:color="auto"/>
          </w:divBdr>
        </w:div>
        <w:div w:id="1482769254">
          <w:marLeft w:val="0"/>
          <w:marRight w:val="0"/>
          <w:marTop w:val="0"/>
          <w:marBottom w:val="0"/>
          <w:divBdr>
            <w:top w:val="none" w:sz="0" w:space="0" w:color="auto"/>
            <w:left w:val="none" w:sz="0" w:space="0" w:color="auto"/>
            <w:bottom w:val="none" w:sz="0" w:space="0" w:color="auto"/>
            <w:right w:val="none" w:sz="0" w:space="0" w:color="auto"/>
          </w:divBdr>
        </w:div>
        <w:div w:id="1499230666">
          <w:marLeft w:val="0"/>
          <w:marRight w:val="0"/>
          <w:marTop w:val="0"/>
          <w:marBottom w:val="0"/>
          <w:divBdr>
            <w:top w:val="none" w:sz="0" w:space="0" w:color="auto"/>
            <w:left w:val="none" w:sz="0" w:space="0" w:color="auto"/>
            <w:bottom w:val="none" w:sz="0" w:space="0" w:color="auto"/>
            <w:right w:val="none" w:sz="0" w:space="0" w:color="auto"/>
          </w:divBdr>
        </w:div>
        <w:div w:id="1499275044">
          <w:marLeft w:val="0"/>
          <w:marRight w:val="0"/>
          <w:marTop w:val="0"/>
          <w:marBottom w:val="0"/>
          <w:divBdr>
            <w:top w:val="none" w:sz="0" w:space="0" w:color="auto"/>
            <w:left w:val="none" w:sz="0" w:space="0" w:color="auto"/>
            <w:bottom w:val="none" w:sz="0" w:space="0" w:color="auto"/>
            <w:right w:val="none" w:sz="0" w:space="0" w:color="auto"/>
          </w:divBdr>
        </w:div>
        <w:div w:id="1501193549">
          <w:marLeft w:val="0"/>
          <w:marRight w:val="0"/>
          <w:marTop w:val="0"/>
          <w:marBottom w:val="0"/>
          <w:divBdr>
            <w:top w:val="none" w:sz="0" w:space="0" w:color="auto"/>
            <w:left w:val="none" w:sz="0" w:space="0" w:color="auto"/>
            <w:bottom w:val="none" w:sz="0" w:space="0" w:color="auto"/>
            <w:right w:val="none" w:sz="0" w:space="0" w:color="auto"/>
          </w:divBdr>
        </w:div>
        <w:div w:id="1504323897">
          <w:marLeft w:val="0"/>
          <w:marRight w:val="0"/>
          <w:marTop w:val="0"/>
          <w:marBottom w:val="0"/>
          <w:divBdr>
            <w:top w:val="none" w:sz="0" w:space="0" w:color="auto"/>
            <w:left w:val="none" w:sz="0" w:space="0" w:color="auto"/>
            <w:bottom w:val="none" w:sz="0" w:space="0" w:color="auto"/>
            <w:right w:val="none" w:sz="0" w:space="0" w:color="auto"/>
          </w:divBdr>
        </w:div>
        <w:div w:id="1504930550">
          <w:marLeft w:val="0"/>
          <w:marRight w:val="0"/>
          <w:marTop w:val="0"/>
          <w:marBottom w:val="0"/>
          <w:divBdr>
            <w:top w:val="none" w:sz="0" w:space="0" w:color="auto"/>
            <w:left w:val="none" w:sz="0" w:space="0" w:color="auto"/>
            <w:bottom w:val="none" w:sz="0" w:space="0" w:color="auto"/>
            <w:right w:val="none" w:sz="0" w:space="0" w:color="auto"/>
          </w:divBdr>
        </w:div>
        <w:div w:id="1525635624">
          <w:marLeft w:val="0"/>
          <w:marRight w:val="0"/>
          <w:marTop w:val="0"/>
          <w:marBottom w:val="0"/>
          <w:divBdr>
            <w:top w:val="none" w:sz="0" w:space="0" w:color="auto"/>
            <w:left w:val="none" w:sz="0" w:space="0" w:color="auto"/>
            <w:bottom w:val="none" w:sz="0" w:space="0" w:color="auto"/>
            <w:right w:val="none" w:sz="0" w:space="0" w:color="auto"/>
          </w:divBdr>
        </w:div>
        <w:div w:id="1526166844">
          <w:marLeft w:val="0"/>
          <w:marRight w:val="0"/>
          <w:marTop w:val="0"/>
          <w:marBottom w:val="0"/>
          <w:divBdr>
            <w:top w:val="none" w:sz="0" w:space="0" w:color="auto"/>
            <w:left w:val="none" w:sz="0" w:space="0" w:color="auto"/>
            <w:bottom w:val="none" w:sz="0" w:space="0" w:color="auto"/>
            <w:right w:val="none" w:sz="0" w:space="0" w:color="auto"/>
          </w:divBdr>
        </w:div>
        <w:div w:id="1533155805">
          <w:marLeft w:val="0"/>
          <w:marRight w:val="0"/>
          <w:marTop w:val="0"/>
          <w:marBottom w:val="0"/>
          <w:divBdr>
            <w:top w:val="none" w:sz="0" w:space="0" w:color="auto"/>
            <w:left w:val="none" w:sz="0" w:space="0" w:color="auto"/>
            <w:bottom w:val="none" w:sz="0" w:space="0" w:color="auto"/>
            <w:right w:val="none" w:sz="0" w:space="0" w:color="auto"/>
          </w:divBdr>
        </w:div>
        <w:div w:id="1547570533">
          <w:marLeft w:val="0"/>
          <w:marRight w:val="0"/>
          <w:marTop w:val="0"/>
          <w:marBottom w:val="0"/>
          <w:divBdr>
            <w:top w:val="none" w:sz="0" w:space="0" w:color="auto"/>
            <w:left w:val="none" w:sz="0" w:space="0" w:color="auto"/>
            <w:bottom w:val="none" w:sz="0" w:space="0" w:color="auto"/>
            <w:right w:val="none" w:sz="0" w:space="0" w:color="auto"/>
          </w:divBdr>
        </w:div>
        <w:div w:id="1553344299">
          <w:marLeft w:val="0"/>
          <w:marRight w:val="0"/>
          <w:marTop w:val="0"/>
          <w:marBottom w:val="0"/>
          <w:divBdr>
            <w:top w:val="none" w:sz="0" w:space="0" w:color="auto"/>
            <w:left w:val="none" w:sz="0" w:space="0" w:color="auto"/>
            <w:bottom w:val="none" w:sz="0" w:space="0" w:color="auto"/>
            <w:right w:val="none" w:sz="0" w:space="0" w:color="auto"/>
          </w:divBdr>
        </w:div>
        <w:div w:id="1555432133">
          <w:marLeft w:val="0"/>
          <w:marRight w:val="0"/>
          <w:marTop w:val="0"/>
          <w:marBottom w:val="0"/>
          <w:divBdr>
            <w:top w:val="none" w:sz="0" w:space="0" w:color="auto"/>
            <w:left w:val="none" w:sz="0" w:space="0" w:color="auto"/>
            <w:bottom w:val="none" w:sz="0" w:space="0" w:color="auto"/>
            <w:right w:val="none" w:sz="0" w:space="0" w:color="auto"/>
          </w:divBdr>
        </w:div>
        <w:div w:id="1587419121">
          <w:marLeft w:val="0"/>
          <w:marRight w:val="0"/>
          <w:marTop w:val="0"/>
          <w:marBottom w:val="0"/>
          <w:divBdr>
            <w:top w:val="none" w:sz="0" w:space="0" w:color="auto"/>
            <w:left w:val="none" w:sz="0" w:space="0" w:color="auto"/>
            <w:bottom w:val="none" w:sz="0" w:space="0" w:color="auto"/>
            <w:right w:val="none" w:sz="0" w:space="0" w:color="auto"/>
          </w:divBdr>
        </w:div>
        <w:div w:id="1592398126">
          <w:marLeft w:val="0"/>
          <w:marRight w:val="0"/>
          <w:marTop w:val="0"/>
          <w:marBottom w:val="0"/>
          <w:divBdr>
            <w:top w:val="none" w:sz="0" w:space="0" w:color="auto"/>
            <w:left w:val="none" w:sz="0" w:space="0" w:color="auto"/>
            <w:bottom w:val="none" w:sz="0" w:space="0" w:color="auto"/>
            <w:right w:val="none" w:sz="0" w:space="0" w:color="auto"/>
          </w:divBdr>
        </w:div>
        <w:div w:id="1593779051">
          <w:marLeft w:val="0"/>
          <w:marRight w:val="0"/>
          <w:marTop w:val="0"/>
          <w:marBottom w:val="0"/>
          <w:divBdr>
            <w:top w:val="none" w:sz="0" w:space="0" w:color="auto"/>
            <w:left w:val="none" w:sz="0" w:space="0" w:color="auto"/>
            <w:bottom w:val="none" w:sz="0" w:space="0" w:color="auto"/>
            <w:right w:val="none" w:sz="0" w:space="0" w:color="auto"/>
          </w:divBdr>
        </w:div>
        <w:div w:id="1595286435">
          <w:marLeft w:val="0"/>
          <w:marRight w:val="0"/>
          <w:marTop w:val="0"/>
          <w:marBottom w:val="0"/>
          <w:divBdr>
            <w:top w:val="none" w:sz="0" w:space="0" w:color="auto"/>
            <w:left w:val="none" w:sz="0" w:space="0" w:color="auto"/>
            <w:bottom w:val="none" w:sz="0" w:space="0" w:color="auto"/>
            <w:right w:val="none" w:sz="0" w:space="0" w:color="auto"/>
          </w:divBdr>
        </w:div>
        <w:div w:id="1595286590">
          <w:marLeft w:val="0"/>
          <w:marRight w:val="0"/>
          <w:marTop w:val="0"/>
          <w:marBottom w:val="0"/>
          <w:divBdr>
            <w:top w:val="none" w:sz="0" w:space="0" w:color="auto"/>
            <w:left w:val="none" w:sz="0" w:space="0" w:color="auto"/>
            <w:bottom w:val="none" w:sz="0" w:space="0" w:color="auto"/>
            <w:right w:val="none" w:sz="0" w:space="0" w:color="auto"/>
          </w:divBdr>
        </w:div>
        <w:div w:id="1596475940">
          <w:marLeft w:val="0"/>
          <w:marRight w:val="0"/>
          <w:marTop w:val="0"/>
          <w:marBottom w:val="0"/>
          <w:divBdr>
            <w:top w:val="none" w:sz="0" w:space="0" w:color="auto"/>
            <w:left w:val="none" w:sz="0" w:space="0" w:color="auto"/>
            <w:bottom w:val="none" w:sz="0" w:space="0" w:color="auto"/>
            <w:right w:val="none" w:sz="0" w:space="0" w:color="auto"/>
          </w:divBdr>
        </w:div>
        <w:div w:id="1597054742">
          <w:marLeft w:val="0"/>
          <w:marRight w:val="0"/>
          <w:marTop w:val="0"/>
          <w:marBottom w:val="0"/>
          <w:divBdr>
            <w:top w:val="none" w:sz="0" w:space="0" w:color="auto"/>
            <w:left w:val="none" w:sz="0" w:space="0" w:color="auto"/>
            <w:bottom w:val="none" w:sz="0" w:space="0" w:color="auto"/>
            <w:right w:val="none" w:sz="0" w:space="0" w:color="auto"/>
          </w:divBdr>
        </w:div>
        <w:div w:id="1600799441">
          <w:marLeft w:val="0"/>
          <w:marRight w:val="0"/>
          <w:marTop w:val="0"/>
          <w:marBottom w:val="0"/>
          <w:divBdr>
            <w:top w:val="none" w:sz="0" w:space="0" w:color="auto"/>
            <w:left w:val="none" w:sz="0" w:space="0" w:color="auto"/>
            <w:bottom w:val="none" w:sz="0" w:space="0" w:color="auto"/>
            <w:right w:val="none" w:sz="0" w:space="0" w:color="auto"/>
          </w:divBdr>
        </w:div>
        <w:div w:id="1607272238">
          <w:marLeft w:val="0"/>
          <w:marRight w:val="0"/>
          <w:marTop w:val="0"/>
          <w:marBottom w:val="0"/>
          <w:divBdr>
            <w:top w:val="none" w:sz="0" w:space="0" w:color="auto"/>
            <w:left w:val="none" w:sz="0" w:space="0" w:color="auto"/>
            <w:bottom w:val="none" w:sz="0" w:space="0" w:color="auto"/>
            <w:right w:val="none" w:sz="0" w:space="0" w:color="auto"/>
          </w:divBdr>
        </w:div>
        <w:div w:id="1618028245">
          <w:marLeft w:val="0"/>
          <w:marRight w:val="0"/>
          <w:marTop w:val="0"/>
          <w:marBottom w:val="0"/>
          <w:divBdr>
            <w:top w:val="none" w:sz="0" w:space="0" w:color="auto"/>
            <w:left w:val="none" w:sz="0" w:space="0" w:color="auto"/>
            <w:bottom w:val="none" w:sz="0" w:space="0" w:color="auto"/>
            <w:right w:val="none" w:sz="0" w:space="0" w:color="auto"/>
          </w:divBdr>
        </w:div>
        <w:div w:id="1620065799">
          <w:marLeft w:val="0"/>
          <w:marRight w:val="0"/>
          <w:marTop w:val="0"/>
          <w:marBottom w:val="0"/>
          <w:divBdr>
            <w:top w:val="none" w:sz="0" w:space="0" w:color="auto"/>
            <w:left w:val="none" w:sz="0" w:space="0" w:color="auto"/>
            <w:bottom w:val="none" w:sz="0" w:space="0" w:color="auto"/>
            <w:right w:val="none" w:sz="0" w:space="0" w:color="auto"/>
          </w:divBdr>
        </w:div>
        <w:div w:id="1621184298">
          <w:marLeft w:val="0"/>
          <w:marRight w:val="0"/>
          <w:marTop w:val="0"/>
          <w:marBottom w:val="0"/>
          <w:divBdr>
            <w:top w:val="none" w:sz="0" w:space="0" w:color="auto"/>
            <w:left w:val="none" w:sz="0" w:space="0" w:color="auto"/>
            <w:bottom w:val="none" w:sz="0" w:space="0" w:color="auto"/>
            <w:right w:val="none" w:sz="0" w:space="0" w:color="auto"/>
          </w:divBdr>
        </w:div>
        <w:div w:id="1621642781">
          <w:marLeft w:val="0"/>
          <w:marRight w:val="0"/>
          <w:marTop w:val="0"/>
          <w:marBottom w:val="0"/>
          <w:divBdr>
            <w:top w:val="none" w:sz="0" w:space="0" w:color="auto"/>
            <w:left w:val="none" w:sz="0" w:space="0" w:color="auto"/>
            <w:bottom w:val="none" w:sz="0" w:space="0" w:color="auto"/>
            <w:right w:val="none" w:sz="0" w:space="0" w:color="auto"/>
          </w:divBdr>
        </w:div>
        <w:div w:id="1625893003">
          <w:marLeft w:val="0"/>
          <w:marRight w:val="0"/>
          <w:marTop w:val="0"/>
          <w:marBottom w:val="0"/>
          <w:divBdr>
            <w:top w:val="none" w:sz="0" w:space="0" w:color="auto"/>
            <w:left w:val="none" w:sz="0" w:space="0" w:color="auto"/>
            <w:bottom w:val="none" w:sz="0" w:space="0" w:color="auto"/>
            <w:right w:val="none" w:sz="0" w:space="0" w:color="auto"/>
          </w:divBdr>
        </w:div>
        <w:div w:id="1628008397">
          <w:marLeft w:val="0"/>
          <w:marRight w:val="0"/>
          <w:marTop w:val="0"/>
          <w:marBottom w:val="0"/>
          <w:divBdr>
            <w:top w:val="none" w:sz="0" w:space="0" w:color="auto"/>
            <w:left w:val="none" w:sz="0" w:space="0" w:color="auto"/>
            <w:bottom w:val="none" w:sz="0" w:space="0" w:color="auto"/>
            <w:right w:val="none" w:sz="0" w:space="0" w:color="auto"/>
          </w:divBdr>
        </w:div>
        <w:div w:id="1638488235">
          <w:marLeft w:val="0"/>
          <w:marRight w:val="0"/>
          <w:marTop w:val="0"/>
          <w:marBottom w:val="0"/>
          <w:divBdr>
            <w:top w:val="none" w:sz="0" w:space="0" w:color="auto"/>
            <w:left w:val="none" w:sz="0" w:space="0" w:color="auto"/>
            <w:bottom w:val="none" w:sz="0" w:space="0" w:color="auto"/>
            <w:right w:val="none" w:sz="0" w:space="0" w:color="auto"/>
          </w:divBdr>
        </w:div>
        <w:div w:id="1644039727">
          <w:marLeft w:val="0"/>
          <w:marRight w:val="0"/>
          <w:marTop w:val="0"/>
          <w:marBottom w:val="0"/>
          <w:divBdr>
            <w:top w:val="none" w:sz="0" w:space="0" w:color="auto"/>
            <w:left w:val="none" w:sz="0" w:space="0" w:color="auto"/>
            <w:bottom w:val="none" w:sz="0" w:space="0" w:color="auto"/>
            <w:right w:val="none" w:sz="0" w:space="0" w:color="auto"/>
          </w:divBdr>
        </w:div>
        <w:div w:id="1660885959">
          <w:marLeft w:val="0"/>
          <w:marRight w:val="0"/>
          <w:marTop w:val="0"/>
          <w:marBottom w:val="0"/>
          <w:divBdr>
            <w:top w:val="none" w:sz="0" w:space="0" w:color="auto"/>
            <w:left w:val="none" w:sz="0" w:space="0" w:color="auto"/>
            <w:bottom w:val="none" w:sz="0" w:space="0" w:color="auto"/>
            <w:right w:val="none" w:sz="0" w:space="0" w:color="auto"/>
          </w:divBdr>
        </w:div>
        <w:div w:id="1665432164">
          <w:marLeft w:val="0"/>
          <w:marRight w:val="0"/>
          <w:marTop w:val="0"/>
          <w:marBottom w:val="0"/>
          <w:divBdr>
            <w:top w:val="none" w:sz="0" w:space="0" w:color="auto"/>
            <w:left w:val="none" w:sz="0" w:space="0" w:color="auto"/>
            <w:bottom w:val="none" w:sz="0" w:space="0" w:color="auto"/>
            <w:right w:val="none" w:sz="0" w:space="0" w:color="auto"/>
          </w:divBdr>
        </w:div>
        <w:div w:id="1670327856">
          <w:marLeft w:val="0"/>
          <w:marRight w:val="0"/>
          <w:marTop w:val="0"/>
          <w:marBottom w:val="0"/>
          <w:divBdr>
            <w:top w:val="none" w:sz="0" w:space="0" w:color="auto"/>
            <w:left w:val="none" w:sz="0" w:space="0" w:color="auto"/>
            <w:bottom w:val="none" w:sz="0" w:space="0" w:color="auto"/>
            <w:right w:val="none" w:sz="0" w:space="0" w:color="auto"/>
          </w:divBdr>
        </w:div>
        <w:div w:id="1686442633">
          <w:marLeft w:val="0"/>
          <w:marRight w:val="0"/>
          <w:marTop w:val="0"/>
          <w:marBottom w:val="0"/>
          <w:divBdr>
            <w:top w:val="none" w:sz="0" w:space="0" w:color="auto"/>
            <w:left w:val="none" w:sz="0" w:space="0" w:color="auto"/>
            <w:bottom w:val="none" w:sz="0" w:space="0" w:color="auto"/>
            <w:right w:val="none" w:sz="0" w:space="0" w:color="auto"/>
          </w:divBdr>
        </w:div>
        <w:div w:id="1691031643">
          <w:marLeft w:val="0"/>
          <w:marRight w:val="0"/>
          <w:marTop w:val="0"/>
          <w:marBottom w:val="0"/>
          <w:divBdr>
            <w:top w:val="none" w:sz="0" w:space="0" w:color="auto"/>
            <w:left w:val="none" w:sz="0" w:space="0" w:color="auto"/>
            <w:bottom w:val="none" w:sz="0" w:space="0" w:color="auto"/>
            <w:right w:val="none" w:sz="0" w:space="0" w:color="auto"/>
          </w:divBdr>
        </w:div>
        <w:div w:id="1691176256">
          <w:marLeft w:val="0"/>
          <w:marRight w:val="0"/>
          <w:marTop w:val="0"/>
          <w:marBottom w:val="0"/>
          <w:divBdr>
            <w:top w:val="none" w:sz="0" w:space="0" w:color="auto"/>
            <w:left w:val="none" w:sz="0" w:space="0" w:color="auto"/>
            <w:bottom w:val="none" w:sz="0" w:space="0" w:color="auto"/>
            <w:right w:val="none" w:sz="0" w:space="0" w:color="auto"/>
          </w:divBdr>
        </w:div>
        <w:div w:id="1694959246">
          <w:marLeft w:val="0"/>
          <w:marRight w:val="0"/>
          <w:marTop w:val="0"/>
          <w:marBottom w:val="0"/>
          <w:divBdr>
            <w:top w:val="none" w:sz="0" w:space="0" w:color="auto"/>
            <w:left w:val="none" w:sz="0" w:space="0" w:color="auto"/>
            <w:bottom w:val="none" w:sz="0" w:space="0" w:color="auto"/>
            <w:right w:val="none" w:sz="0" w:space="0" w:color="auto"/>
          </w:divBdr>
        </w:div>
        <w:div w:id="1698892878">
          <w:marLeft w:val="0"/>
          <w:marRight w:val="0"/>
          <w:marTop w:val="0"/>
          <w:marBottom w:val="0"/>
          <w:divBdr>
            <w:top w:val="none" w:sz="0" w:space="0" w:color="auto"/>
            <w:left w:val="none" w:sz="0" w:space="0" w:color="auto"/>
            <w:bottom w:val="none" w:sz="0" w:space="0" w:color="auto"/>
            <w:right w:val="none" w:sz="0" w:space="0" w:color="auto"/>
          </w:divBdr>
        </w:div>
        <w:div w:id="1709258593">
          <w:marLeft w:val="0"/>
          <w:marRight w:val="0"/>
          <w:marTop w:val="0"/>
          <w:marBottom w:val="0"/>
          <w:divBdr>
            <w:top w:val="none" w:sz="0" w:space="0" w:color="auto"/>
            <w:left w:val="none" w:sz="0" w:space="0" w:color="auto"/>
            <w:bottom w:val="none" w:sz="0" w:space="0" w:color="auto"/>
            <w:right w:val="none" w:sz="0" w:space="0" w:color="auto"/>
          </w:divBdr>
        </w:div>
        <w:div w:id="1722904445">
          <w:marLeft w:val="0"/>
          <w:marRight w:val="0"/>
          <w:marTop w:val="0"/>
          <w:marBottom w:val="0"/>
          <w:divBdr>
            <w:top w:val="none" w:sz="0" w:space="0" w:color="auto"/>
            <w:left w:val="none" w:sz="0" w:space="0" w:color="auto"/>
            <w:bottom w:val="none" w:sz="0" w:space="0" w:color="auto"/>
            <w:right w:val="none" w:sz="0" w:space="0" w:color="auto"/>
          </w:divBdr>
        </w:div>
        <w:div w:id="1725979052">
          <w:marLeft w:val="0"/>
          <w:marRight w:val="0"/>
          <w:marTop w:val="0"/>
          <w:marBottom w:val="0"/>
          <w:divBdr>
            <w:top w:val="none" w:sz="0" w:space="0" w:color="auto"/>
            <w:left w:val="none" w:sz="0" w:space="0" w:color="auto"/>
            <w:bottom w:val="none" w:sz="0" w:space="0" w:color="auto"/>
            <w:right w:val="none" w:sz="0" w:space="0" w:color="auto"/>
          </w:divBdr>
        </w:div>
        <w:div w:id="1738942049">
          <w:marLeft w:val="0"/>
          <w:marRight w:val="0"/>
          <w:marTop w:val="0"/>
          <w:marBottom w:val="0"/>
          <w:divBdr>
            <w:top w:val="none" w:sz="0" w:space="0" w:color="auto"/>
            <w:left w:val="none" w:sz="0" w:space="0" w:color="auto"/>
            <w:bottom w:val="none" w:sz="0" w:space="0" w:color="auto"/>
            <w:right w:val="none" w:sz="0" w:space="0" w:color="auto"/>
          </w:divBdr>
        </w:div>
        <w:div w:id="1739398238">
          <w:marLeft w:val="0"/>
          <w:marRight w:val="0"/>
          <w:marTop w:val="0"/>
          <w:marBottom w:val="0"/>
          <w:divBdr>
            <w:top w:val="none" w:sz="0" w:space="0" w:color="auto"/>
            <w:left w:val="none" w:sz="0" w:space="0" w:color="auto"/>
            <w:bottom w:val="none" w:sz="0" w:space="0" w:color="auto"/>
            <w:right w:val="none" w:sz="0" w:space="0" w:color="auto"/>
          </w:divBdr>
        </w:div>
        <w:div w:id="1744373893">
          <w:marLeft w:val="0"/>
          <w:marRight w:val="0"/>
          <w:marTop w:val="0"/>
          <w:marBottom w:val="0"/>
          <w:divBdr>
            <w:top w:val="none" w:sz="0" w:space="0" w:color="auto"/>
            <w:left w:val="none" w:sz="0" w:space="0" w:color="auto"/>
            <w:bottom w:val="none" w:sz="0" w:space="0" w:color="auto"/>
            <w:right w:val="none" w:sz="0" w:space="0" w:color="auto"/>
          </w:divBdr>
        </w:div>
        <w:div w:id="1767771614">
          <w:marLeft w:val="0"/>
          <w:marRight w:val="0"/>
          <w:marTop w:val="0"/>
          <w:marBottom w:val="0"/>
          <w:divBdr>
            <w:top w:val="none" w:sz="0" w:space="0" w:color="auto"/>
            <w:left w:val="none" w:sz="0" w:space="0" w:color="auto"/>
            <w:bottom w:val="none" w:sz="0" w:space="0" w:color="auto"/>
            <w:right w:val="none" w:sz="0" w:space="0" w:color="auto"/>
          </w:divBdr>
        </w:div>
        <w:div w:id="1773666577">
          <w:marLeft w:val="0"/>
          <w:marRight w:val="0"/>
          <w:marTop w:val="0"/>
          <w:marBottom w:val="0"/>
          <w:divBdr>
            <w:top w:val="none" w:sz="0" w:space="0" w:color="auto"/>
            <w:left w:val="none" w:sz="0" w:space="0" w:color="auto"/>
            <w:bottom w:val="none" w:sz="0" w:space="0" w:color="auto"/>
            <w:right w:val="none" w:sz="0" w:space="0" w:color="auto"/>
          </w:divBdr>
        </w:div>
        <w:div w:id="1776291100">
          <w:marLeft w:val="0"/>
          <w:marRight w:val="0"/>
          <w:marTop w:val="0"/>
          <w:marBottom w:val="0"/>
          <w:divBdr>
            <w:top w:val="none" w:sz="0" w:space="0" w:color="auto"/>
            <w:left w:val="none" w:sz="0" w:space="0" w:color="auto"/>
            <w:bottom w:val="none" w:sz="0" w:space="0" w:color="auto"/>
            <w:right w:val="none" w:sz="0" w:space="0" w:color="auto"/>
          </w:divBdr>
        </w:div>
        <w:div w:id="1781341881">
          <w:marLeft w:val="0"/>
          <w:marRight w:val="0"/>
          <w:marTop w:val="0"/>
          <w:marBottom w:val="0"/>
          <w:divBdr>
            <w:top w:val="none" w:sz="0" w:space="0" w:color="auto"/>
            <w:left w:val="none" w:sz="0" w:space="0" w:color="auto"/>
            <w:bottom w:val="none" w:sz="0" w:space="0" w:color="auto"/>
            <w:right w:val="none" w:sz="0" w:space="0" w:color="auto"/>
          </w:divBdr>
        </w:div>
        <w:div w:id="1782724498">
          <w:marLeft w:val="0"/>
          <w:marRight w:val="0"/>
          <w:marTop w:val="0"/>
          <w:marBottom w:val="0"/>
          <w:divBdr>
            <w:top w:val="none" w:sz="0" w:space="0" w:color="auto"/>
            <w:left w:val="none" w:sz="0" w:space="0" w:color="auto"/>
            <w:bottom w:val="none" w:sz="0" w:space="0" w:color="auto"/>
            <w:right w:val="none" w:sz="0" w:space="0" w:color="auto"/>
          </w:divBdr>
        </w:div>
        <w:div w:id="1785929401">
          <w:marLeft w:val="0"/>
          <w:marRight w:val="0"/>
          <w:marTop w:val="0"/>
          <w:marBottom w:val="0"/>
          <w:divBdr>
            <w:top w:val="none" w:sz="0" w:space="0" w:color="auto"/>
            <w:left w:val="none" w:sz="0" w:space="0" w:color="auto"/>
            <w:bottom w:val="none" w:sz="0" w:space="0" w:color="auto"/>
            <w:right w:val="none" w:sz="0" w:space="0" w:color="auto"/>
          </w:divBdr>
        </w:div>
        <w:div w:id="1788618440">
          <w:marLeft w:val="0"/>
          <w:marRight w:val="0"/>
          <w:marTop w:val="0"/>
          <w:marBottom w:val="0"/>
          <w:divBdr>
            <w:top w:val="none" w:sz="0" w:space="0" w:color="auto"/>
            <w:left w:val="none" w:sz="0" w:space="0" w:color="auto"/>
            <w:bottom w:val="none" w:sz="0" w:space="0" w:color="auto"/>
            <w:right w:val="none" w:sz="0" w:space="0" w:color="auto"/>
          </w:divBdr>
        </w:div>
        <w:div w:id="1795783124">
          <w:marLeft w:val="0"/>
          <w:marRight w:val="0"/>
          <w:marTop w:val="0"/>
          <w:marBottom w:val="0"/>
          <w:divBdr>
            <w:top w:val="none" w:sz="0" w:space="0" w:color="auto"/>
            <w:left w:val="none" w:sz="0" w:space="0" w:color="auto"/>
            <w:bottom w:val="none" w:sz="0" w:space="0" w:color="auto"/>
            <w:right w:val="none" w:sz="0" w:space="0" w:color="auto"/>
          </w:divBdr>
        </w:div>
        <w:div w:id="1795979919">
          <w:marLeft w:val="0"/>
          <w:marRight w:val="0"/>
          <w:marTop w:val="0"/>
          <w:marBottom w:val="0"/>
          <w:divBdr>
            <w:top w:val="none" w:sz="0" w:space="0" w:color="auto"/>
            <w:left w:val="none" w:sz="0" w:space="0" w:color="auto"/>
            <w:bottom w:val="none" w:sz="0" w:space="0" w:color="auto"/>
            <w:right w:val="none" w:sz="0" w:space="0" w:color="auto"/>
          </w:divBdr>
        </w:div>
        <w:div w:id="1801263297">
          <w:marLeft w:val="0"/>
          <w:marRight w:val="0"/>
          <w:marTop w:val="0"/>
          <w:marBottom w:val="0"/>
          <w:divBdr>
            <w:top w:val="none" w:sz="0" w:space="0" w:color="auto"/>
            <w:left w:val="none" w:sz="0" w:space="0" w:color="auto"/>
            <w:bottom w:val="none" w:sz="0" w:space="0" w:color="auto"/>
            <w:right w:val="none" w:sz="0" w:space="0" w:color="auto"/>
          </w:divBdr>
        </w:div>
        <w:div w:id="1804275052">
          <w:marLeft w:val="0"/>
          <w:marRight w:val="0"/>
          <w:marTop w:val="0"/>
          <w:marBottom w:val="0"/>
          <w:divBdr>
            <w:top w:val="none" w:sz="0" w:space="0" w:color="auto"/>
            <w:left w:val="none" w:sz="0" w:space="0" w:color="auto"/>
            <w:bottom w:val="none" w:sz="0" w:space="0" w:color="auto"/>
            <w:right w:val="none" w:sz="0" w:space="0" w:color="auto"/>
          </w:divBdr>
        </w:div>
        <w:div w:id="1806973225">
          <w:marLeft w:val="0"/>
          <w:marRight w:val="0"/>
          <w:marTop w:val="0"/>
          <w:marBottom w:val="0"/>
          <w:divBdr>
            <w:top w:val="none" w:sz="0" w:space="0" w:color="auto"/>
            <w:left w:val="none" w:sz="0" w:space="0" w:color="auto"/>
            <w:bottom w:val="none" w:sz="0" w:space="0" w:color="auto"/>
            <w:right w:val="none" w:sz="0" w:space="0" w:color="auto"/>
          </w:divBdr>
        </w:div>
        <w:div w:id="1817188749">
          <w:marLeft w:val="0"/>
          <w:marRight w:val="0"/>
          <w:marTop w:val="0"/>
          <w:marBottom w:val="0"/>
          <w:divBdr>
            <w:top w:val="none" w:sz="0" w:space="0" w:color="auto"/>
            <w:left w:val="none" w:sz="0" w:space="0" w:color="auto"/>
            <w:bottom w:val="none" w:sz="0" w:space="0" w:color="auto"/>
            <w:right w:val="none" w:sz="0" w:space="0" w:color="auto"/>
          </w:divBdr>
        </w:div>
        <w:div w:id="1818761916">
          <w:marLeft w:val="0"/>
          <w:marRight w:val="0"/>
          <w:marTop w:val="0"/>
          <w:marBottom w:val="0"/>
          <w:divBdr>
            <w:top w:val="none" w:sz="0" w:space="0" w:color="auto"/>
            <w:left w:val="none" w:sz="0" w:space="0" w:color="auto"/>
            <w:bottom w:val="none" w:sz="0" w:space="0" w:color="auto"/>
            <w:right w:val="none" w:sz="0" w:space="0" w:color="auto"/>
          </w:divBdr>
        </w:div>
        <w:div w:id="1823886281">
          <w:marLeft w:val="0"/>
          <w:marRight w:val="0"/>
          <w:marTop w:val="0"/>
          <w:marBottom w:val="0"/>
          <w:divBdr>
            <w:top w:val="none" w:sz="0" w:space="0" w:color="auto"/>
            <w:left w:val="none" w:sz="0" w:space="0" w:color="auto"/>
            <w:bottom w:val="none" w:sz="0" w:space="0" w:color="auto"/>
            <w:right w:val="none" w:sz="0" w:space="0" w:color="auto"/>
          </w:divBdr>
        </w:div>
        <w:div w:id="1829327244">
          <w:marLeft w:val="0"/>
          <w:marRight w:val="0"/>
          <w:marTop w:val="0"/>
          <w:marBottom w:val="0"/>
          <w:divBdr>
            <w:top w:val="none" w:sz="0" w:space="0" w:color="auto"/>
            <w:left w:val="none" w:sz="0" w:space="0" w:color="auto"/>
            <w:bottom w:val="none" w:sz="0" w:space="0" w:color="auto"/>
            <w:right w:val="none" w:sz="0" w:space="0" w:color="auto"/>
          </w:divBdr>
        </w:div>
        <w:div w:id="1830906681">
          <w:marLeft w:val="0"/>
          <w:marRight w:val="0"/>
          <w:marTop w:val="0"/>
          <w:marBottom w:val="0"/>
          <w:divBdr>
            <w:top w:val="none" w:sz="0" w:space="0" w:color="auto"/>
            <w:left w:val="none" w:sz="0" w:space="0" w:color="auto"/>
            <w:bottom w:val="none" w:sz="0" w:space="0" w:color="auto"/>
            <w:right w:val="none" w:sz="0" w:space="0" w:color="auto"/>
          </w:divBdr>
        </w:div>
        <w:div w:id="1832066854">
          <w:marLeft w:val="0"/>
          <w:marRight w:val="0"/>
          <w:marTop w:val="0"/>
          <w:marBottom w:val="0"/>
          <w:divBdr>
            <w:top w:val="none" w:sz="0" w:space="0" w:color="auto"/>
            <w:left w:val="none" w:sz="0" w:space="0" w:color="auto"/>
            <w:bottom w:val="none" w:sz="0" w:space="0" w:color="auto"/>
            <w:right w:val="none" w:sz="0" w:space="0" w:color="auto"/>
          </w:divBdr>
        </w:div>
        <w:div w:id="1834754559">
          <w:marLeft w:val="0"/>
          <w:marRight w:val="0"/>
          <w:marTop w:val="0"/>
          <w:marBottom w:val="0"/>
          <w:divBdr>
            <w:top w:val="none" w:sz="0" w:space="0" w:color="auto"/>
            <w:left w:val="none" w:sz="0" w:space="0" w:color="auto"/>
            <w:bottom w:val="none" w:sz="0" w:space="0" w:color="auto"/>
            <w:right w:val="none" w:sz="0" w:space="0" w:color="auto"/>
          </w:divBdr>
        </w:div>
        <w:div w:id="1842507777">
          <w:marLeft w:val="0"/>
          <w:marRight w:val="0"/>
          <w:marTop w:val="0"/>
          <w:marBottom w:val="0"/>
          <w:divBdr>
            <w:top w:val="none" w:sz="0" w:space="0" w:color="auto"/>
            <w:left w:val="none" w:sz="0" w:space="0" w:color="auto"/>
            <w:bottom w:val="none" w:sz="0" w:space="0" w:color="auto"/>
            <w:right w:val="none" w:sz="0" w:space="0" w:color="auto"/>
          </w:divBdr>
        </w:div>
        <w:div w:id="1845977211">
          <w:marLeft w:val="0"/>
          <w:marRight w:val="0"/>
          <w:marTop w:val="0"/>
          <w:marBottom w:val="0"/>
          <w:divBdr>
            <w:top w:val="none" w:sz="0" w:space="0" w:color="auto"/>
            <w:left w:val="none" w:sz="0" w:space="0" w:color="auto"/>
            <w:bottom w:val="none" w:sz="0" w:space="0" w:color="auto"/>
            <w:right w:val="none" w:sz="0" w:space="0" w:color="auto"/>
          </w:divBdr>
        </w:div>
        <w:div w:id="1847135088">
          <w:marLeft w:val="0"/>
          <w:marRight w:val="0"/>
          <w:marTop w:val="0"/>
          <w:marBottom w:val="0"/>
          <w:divBdr>
            <w:top w:val="none" w:sz="0" w:space="0" w:color="auto"/>
            <w:left w:val="none" w:sz="0" w:space="0" w:color="auto"/>
            <w:bottom w:val="none" w:sz="0" w:space="0" w:color="auto"/>
            <w:right w:val="none" w:sz="0" w:space="0" w:color="auto"/>
          </w:divBdr>
        </w:div>
        <w:div w:id="1859420062">
          <w:marLeft w:val="0"/>
          <w:marRight w:val="0"/>
          <w:marTop w:val="0"/>
          <w:marBottom w:val="0"/>
          <w:divBdr>
            <w:top w:val="none" w:sz="0" w:space="0" w:color="auto"/>
            <w:left w:val="none" w:sz="0" w:space="0" w:color="auto"/>
            <w:bottom w:val="none" w:sz="0" w:space="0" w:color="auto"/>
            <w:right w:val="none" w:sz="0" w:space="0" w:color="auto"/>
          </w:divBdr>
        </w:div>
        <w:div w:id="1861817364">
          <w:marLeft w:val="0"/>
          <w:marRight w:val="0"/>
          <w:marTop w:val="0"/>
          <w:marBottom w:val="0"/>
          <w:divBdr>
            <w:top w:val="none" w:sz="0" w:space="0" w:color="auto"/>
            <w:left w:val="none" w:sz="0" w:space="0" w:color="auto"/>
            <w:bottom w:val="none" w:sz="0" w:space="0" w:color="auto"/>
            <w:right w:val="none" w:sz="0" w:space="0" w:color="auto"/>
          </w:divBdr>
        </w:div>
        <w:div w:id="1868442767">
          <w:marLeft w:val="0"/>
          <w:marRight w:val="0"/>
          <w:marTop w:val="0"/>
          <w:marBottom w:val="0"/>
          <w:divBdr>
            <w:top w:val="none" w:sz="0" w:space="0" w:color="auto"/>
            <w:left w:val="none" w:sz="0" w:space="0" w:color="auto"/>
            <w:bottom w:val="none" w:sz="0" w:space="0" w:color="auto"/>
            <w:right w:val="none" w:sz="0" w:space="0" w:color="auto"/>
          </w:divBdr>
        </w:div>
        <w:div w:id="1873372125">
          <w:marLeft w:val="0"/>
          <w:marRight w:val="0"/>
          <w:marTop w:val="0"/>
          <w:marBottom w:val="0"/>
          <w:divBdr>
            <w:top w:val="none" w:sz="0" w:space="0" w:color="auto"/>
            <w:left w:val="none" w:sz="0" w:space="0" w:color="auto"/>
            <w:bottom w:val="none" w:sz="0" w:space="0" w:color="auto"/>
            <w:right w:val="none" w:sz="0" w:space="0" w:color="auto"/>
          </w:divBdr>
        </w:div>
        <w:div w:id="1876578861">
          <w:marLeft w:val="0"/>
          <w:marRight w:val="0"/>
          <w:marTop w:val="0"/>
          <w:marBottom w:val="0"/>
          <w:divBdr>
            <w:top w:val="none" w:sz="0" w:space="0" w:color="auto"/>
            <w:left w:val="none" w:sz="0" w:space="0" w:color="auto"/>
            <w:bottom w:val="none" w:sz="0" w:space="0" w:color="auto"/>
            <w:right w:val="none" w:sz="0" w:space="0" w:color="auto"/>
          </w:divBdr>
        </w:div>
        <w:div w:id="1877429875">
          <w:marLeft w:val="0"/>
          <w:marRight w:val="0"/>
          <w:marTop w:val="0"/>
          <w:marBottom w:val="0"/>
          <w:divBdr>
            <w:top w:val="none" w:sz="0" w:space="0" w:color="auto"/>
            <w:left w:val="none" w:sz="0" w:space="0" w:color="auto"/>
            <w:bottom w:val="none" w:sz="0" w:space="0" w:color="auto"/>
            <w:right w:val="none" w:sz="0" w:space="0" w:color="auto"/>
          </w:divBdr>
        </w:div>
        <w:div w:id="1894342216">
          <w:marLeft w:val="0"/>
          <w:marRight w:val="0"/>
          <w:marTop w:val="0"/>
          <w:marBottom w:val="0"/>
          <w:divBdr>
            <w:top w:val="none" w:sz="0" w:space="0" w:color="auto"/>
            <w:left w:val="none" w:sz="0" w:space="0" w:color="auto"/>
            <w:bottom w:val="none" w:sz="0" w:space="0" w:color="auto"/>
            <w:right w:val="none" w:sz="0" w:space="0" w:color="auto"/>
          </w:divBdr>
        </w:div>
        <w:div w:id="1898316610">
          <w:marLeft w:val="0"/>
          <w:marRight w:val="0"/>
          <w:marTop w:val="0"/>
          <w:marBottom w:val="0"/>
          <w:divBdr>
            <w:top w:val="none" w:sz="0" w:space="0" w:color="auto"/>
            <w:left w:val="none" w:sz="0" w:space="0" w:color="auto"/>
            <w:bottom w:val="none" w:sz="0" w:space="0" w:color="auto"/>
            <w:right w:val="none" w:sz="0" w:space="0" w:color="auto"/>
          </w:divBdr>
        </w:div>
        <w:div w:id="1901016006">
          <w:marLeft w:val="0"/>
          <w:marRight w:val="0"/>
          <w:marTop w:val="0"/>
          <w:marBottom w:val="0"/>
          <w:divBdr>
            <w:top w:val="none" w:sz="0" w:space="0" w:color="auto"/>
            <w:left w:val="none" w:sz="0" w:space="0" w:color="auto"/>
            <w:bottom w:val="none" w:sz="0" w:space="0" w:color="auto"/>
            <w:right w:val="none" w:sz="0" w:space="0" w:color="auto"/>
          </w:divBdr>
        </w:div>
        <w:div w:id="1903369218">
          <w:marLeft w:val="0"/>
          <w:marRight w:val="0"/>
          <w:marTop w:val="0"/>
          <w:marBottom w:val="0"/>
          <w:divBdr>
            <w:top w:val="none" w:sz="0" w:space="0" w:color="auto"/>
            <w:left w:val="none" w:sz="0" w:space="0" w:color="auto"/>
            <w:bottom w:val="none" w:sz="0" w:space="0" w:color="auto"/>
            <w:right w:val="none" w:sz="0" w:space="0" w:color="auto"/>
          </w:divBdr>
        </w:div>
        <w:div w:id="1904560204">
          <w:marLeft w:val="0"/>
          <w:marRight w:val="0"/>
          <w:marTop w:val="0"/>
          <w:marBottom w:val="0"/>
          <w:divBdr>
            <w:top w:val="none" w:sz="0" w:space="0" w:color="auto"/>
            <w:left w:val="none" w:sz="0" w:space="0" w:color="auto"/>
            <w:bottom w:val="none" w:sz="0" w:space="0" w:color="auto"/>
            <w:right w:val="none" w:sz="0" w:space="0" w:color="auto"/>
          </w:divBdr>
        </w:div>
        <w:div w:id="1917202110">
          <w:marLeft w:val="0"/>
          <w:marRight w:val="0"/>
          <w:marTop w:val="0"/>
          <w:marBottom w:val="0"/>
          <w:divBdr>
            <w:top w:val="none" w:sz="0" w:space="0" w:color="auto"/>
            <w:left w:val="none" w:sz="0" w:space="0" w:color="auto"/>
            <w:bottom w:val="none" w:sz="0" w:space="0" w:color="auto"/>
            <w:right w:val="none" w:sz="0" w:space="0" w:color="auto"/>
          </w:divBdr>
        </w:div>
        <w:div w:id="1922323766">
          <w:marLeft w:val="0"/>
          <w:marRight w:val="0"/>
          <w:marTop w:val="0"/>
          <w:marBottom w:val="0"/>
          <w:divBdr>
            <w:top w:val="none" w:sz="0" w:space="0" w:color="auto"/>
            <w:left w:val="none" w:sz="0" w:space="0" w:color="auto"/>
            <w:bottom w:val="none" w:sz="0" w:space="0" w:color="auto"/>
            <w:right w:val="none" w:sz="0" w:space="0" w:color="auto"/>
          </w:divBdr>
        </w:div>
        <w:div w:id="1922329327">
          <w:marLeft w:val="0"/>
          <w:marRight w:val="0"/>
          <w:marTop w:val="0"/>
          <w:marBottom w:val="0"/>
          <w:divBdr>
            <w:top w:val="none" w:sz="0" w:space="0" w:color="auto"/>
            <w:left w:val="none" w:sz="0" w:space="0" w:color="auto"/>
            <w:bottom w:val="none" w:sz="0" w:space="0" w:color="auto"/>
            <w:right w:val="none" w:sz="0" w:space="0" w:color="auto"/>
          </w:divBdr>
        </w:div>
        <w:div w:id="1925796427">
          <w:marLeft w:val="0"/>
          <w:marRight w:val="0"/>
          <w:marTop w:val="0"/>
          <w:marBottom w:val="0"/>
          <w:divBdr>
            <w:top w:val="none" w:sz="0" w:space="0" w:color="auto"/>
            <w:left w:val="none" w:sz="0" w:space="0" w:color="auto"/>
            <w:bottom w:val="none" w:sz="0" w:space="0" w:color="auto"/>
            <w:right w:val="none" w:sz="0" w:space="0" w:color="auto"/>
          </w:divBdr>
        </w:div>
        <w:div w:id="1935630777">
          <w:marLeft w:val="0"/>
          <w:marRight w:val="0"/>
          <w:marTop w:val="0"/>
          <w:marBottom w:val="0"/>
          <w:divBdr>
            <w:top w:val="none" w:sz="0" w:space="0" w:color="auto"/>
            <w:left w:val="none" w:sz="0" w:space="0" w:color="auto"/>
            <w:bottom w:val="none" w:sz="0" w:space="0" w:color="auto"/>
            <w:right w:val="none" w:sz="0" w:space="0" w:color="auto"/>
          </w:divBdr>
        </w:div>
        <w:div w:id="1936206610">
          <w:marLeft w:val="0"/>
          <w:marRight w:val="0"/>
          <w:marTop w:val="0"/>
          <w:marBottom w:val="0"/>
          <w:divBdr>
            <w:top w:val="none" w:sz="0" w:space="0" w:color="auto"/>
            <w:left w:val="none" w:sz="0" w:space="0" w:color="auto"/>
            <w:bottom w:val="none" w:sz="0" w:space="0" w:color="auto"/>
            <w:right w:val="none" w:sz="0" w:space="0" w:color="auto"/>
          </w:divBdr>
        </w:div>
        <w:div w:id="1942683894">
          <w:marLeft w:val="0"/>
          <w:marRight w:val="0"/>
          <w:marTop w:val="0"/>
          <w:marBottom w:val="0"/>
          <w:divBdr>
            <w:top w:val="none" w:sz="0" w:space="0" w:color="auto"/>
            <w:left w:val="none" w:sz="0" w:space="0" w:color="auto"/>
            <w:bottom w:val="none" w:sz="0" w:space="0" w:color="auto"/>
            <w:right w:val="none" w:sz="0" w:space="0" w:color="auto"/>
          </w:divBdr>
        </w:div>
        <w:div w:id="1949044320">
          <w:marLeft w:val="0"/>
          <w:marRight w:val="0"/>
          <w:marTop w:val="0"/>
          <w:marBottom w:val="0"/>
          <w:divBdr>
            <w:top w:val="none" w:sz="0" w:space="0" w:color="auto"/>
            <w:left w:val="none" w:sz="0" w:space="0" w:color="auto"/>
            <w:bottom w:val="none" w:sz="0" w:space="0" w:color="auto"/>
            <w:right w:val="none" w:sz="0" w:space="0" w:color="auto"/>
          </w:divBdr>
        </w:div>
        <w:div w:id="1951157570">
          <w:marLeft w:val="0"/>
          <w:marRight w:val="0"/>
          <w:marTop w:val="0"/>
          <w:marBottom w:val="0"/>
          <w:divBdr>
            <w:top w:val="none" w:sz="0" w:space="0" w:color="auto"/>
            <w:left w:val="none" w:sz="0" w:space="0" w:color="auto"/>
            <w:bottom w:val="none" w:sz="0" w:space="0" w:color="auto"/>
            <w:right w:val="none" w:sz="0" w:space="0" w:color="auto"/>
          </w:divBdr>
        </w:div>
        <w:div w:id="1956785336">
          <w:marLeft w:val="0"/>
          <w:marRight w:val="0"/>
          <w:marTop w:val="0"/>
          <w:marBottom w:val="0"/>
          <w:divBdr>
            <w:top w:val="none" w:sz="0" w:space="0" w:color="auto"/>
            <w:left w:val="none" w:sz="0" w:space="0" w:color="auto"/>
            <w:bottom w:val="none" w:sz="0" w:space="0" w:color="auto"/>
            <w:right w:val="none" w:sz="0" w:space="0" w:color="auto"/>
          </w:divBdr>
        </w:div>
        <w:div w:id="1958365335">
          <w:marLeft w:val="0"/>
          <w:marRight w:val="0"/>
          <w:marTop w:val="0"/>
          <w:marBottom w:val="0"/>
          <w:divBdr>
            <w:top w:val="none" w:sz="0" w:space="0" w:color="auto"/>
            <w:left w:val="none" w:sz="0" w:space="0" w:color="auto"/>
            <w:bottom w:val="none" w:sz="0" w:space="0" w:color="auto"/>
            <w:right w:val="none" w:sz="0" w:space="0" w:color="auto"/>
          </w:divBdr>
        </w:div>
        <w:div w:id="1960718286">
          <w:marLeft w:val="0"/>
          <w:marRight w:val="0"/>
          <w:marTop w:val="0"/>
          <w:marBottom w:val="0"/>
          <w:divBdr>
            <w:top w:val="none" w:sz="0" w:space="0" w:color="auto"/>
            <w:left w:val="none" w:sz="0" w:space="0" w:color="auto"/>
            <w:bottom w:val="none" w:sz="0" w:space="0" w:color="auto"/>
            <w:right w:val="none" w:sz="0" w:space="0" w:color="auto"/>
          </w:divBdr>
        </w:div>
        <w:div w:id="1961567093">
          <w:marLeft w:val="0"/>
          <w:marRight w:val="0"/>
          <w:marTop w:val="0"/>
          <w:marBottom w:val="0"/>
          <w:divBdr>
            <w:top w:val="none" w:sz="0" w:space="0" w:color="auto"/>
            <w:left w:val="none" w:sz="0" w:space="0" w:color="auto"/>
            <w:bottom w:val="none" w:sz="0" w:space="0" w:color="auto"/>
            <w:right w:val="none" w:sz="0" w:space="0" w:color="auto"/>
          </w:divBdr>
        </w:div>
        <w:div w:id="1966959647">
          <w:marLeft w:val="0"/>
          <w:marRight w:val="0"/>
          <w:marTop w:val="0"/>
          <w:marBottom w:val="0"/>
          <w:divBdr>
            <w:top w:val="none" w:sz="0" w:space="0" w:color="auto"/>
            <w:left w:val="none" w:sz="0" w:space="0" w:color="auto"/>
            <w:bottom w:val="none" w:sz="0" w:space="0" w:color="auto"/>
            <w:right w:val="none" w:sz="0" w:space="0" w:color="auto"/>
          </w:divBdr>
        </w:div>
        <w:div w:id="1968730729">
          <w:marLeft w:val="0"/>
          <w:marRight w:val="0"/>
          <w:marTop w:val="0"/>
          <w:marBottom w:val="0"/>
          <w:divBdr>
            <w:top w:val="none" w:sz="0" w:space="0" w:color="auto"/>
            <w:left w:val="none" w:sz="0" w:space="0" w:color="auto"/>
            <w:bottom w:val="none" w:sz="0" w:space="0" w:color="auto"/>
            <w:right w:val="none" w:sz="0" w:space="0" w:color="auto"/>
          </w:divBdr>
        </w:div>
        <w:div w:id="1970892332">
          <w:marLeft w:val="0"/>
          <w:marRight w:val="0"/>
          <w:marTop w:val="0"/>
          <w:marBottom w:val="0"/>
          <w:divBdr>
            <w:top w:val="none" w:sz="0" w:space="0" w:color="auto"/>
            <w:left w:val="none" w:sz="0" w:space="0" w:color="auto"/>
            <w:bottom w:val="none" w:sz="0" w:space="0" w:color="auto"/>
            <w:right w:val="none" w:sz="0" w:space="0" w:color="auto"/>
          </w:divBdr>
        </w:div>
        <w:div w:id="1985547340">
          <w:marLeft w:val="0"/>
          <w:marRight w:val="0"/>
          <w:marTop w:val="0"/>
          <w:marBottom w:val="0"/>
          <w:divBdr>
            <w:top w:val="none" w:sz="0" w:space="0" w:color="auto"/>
            <w:left w:val="none" w:sz="0" w:space="0" w:color="auto"/>
            <w:bottom w:val="none" w:sz="0" w:space="0" w:color="auto"/>
            <w:right w:val="none" w:sz="0" w:space="0" w:color="auto"/>
          </w:divBdr>
        </w:div>
        <w:div w:id="1990667137">
          <w:marLeft w:val="0"/>
          <w:marRight w:val="0"/>
          <w:marTop w:val="0"/>
          <w:marBottom w:val="0"/>
          <w:divBdr>
            <w:top w:val="none" w:sz="0" w:space="0" w:color="auto"/>
            <w:left w:val="none" w:sz="0" w:space="0" w:color="auto"/>
            <w:bottom w:val="none" w:sz="0" w:space="0" w:color="auto"/>
            <w:right w:val="none" w:sz="0" w:space="0" w:color="auto"/>
          </w:divBdr>
        </w:div>
        <w:div w:id="1991787968">
          <w:marLeft w:val="0"/>
          <w:marRight w:val="0"/>
          <w:marTop w:val="0"/>
          <w:marBottom w:val="0"/>
          <w:divBdr>
            <w:top w:val="none" w:sz="0" w:space="0" w:color="auto"/>
            <w:left w:val="none" w:sz="0" w:space="0" w:color="auto"/>
            <w:bottom w:val="none" w:sz="0" w:space="0" w:color="auto"/>
            <w:right w:val="none" w:sz="0" w:space="0" w:color="auto"/>
          </w:divBdr>
        </w:div>
        <w:div w:id="1991860749">
          <w:marLeft w:val="0"/>
          <w:marRight w:val="0"/>
          <w:marTop w:val="0"/>
          <w:marBottom w:val="0"/>
          <w:divBdr>
            <w:top w:val="none" w:sz="0" w:space="0" w:color="auto"/>
            <w:left w:val="none" w:sz="0" w:space="0" w:color="auto"/>
            <w:bottom w:val="none" w:sz="0" w:space="0" w:color="auto"/>
            <w:right w:val="none" w:sz="0" w:space="0" w:color="auto"/>
          </w:divBdr>
        </w:div>
        <w:div w:id="1993948306">
          <w:marLeft w:val="0"/>
          <w:marRight w:val="0"/>
          <w:marTop w:val="0"/>
          <w:marBottom w:val="0"/>
          <w:divBdr>
            <w:top w:val="none" w:sz="0" w:space="0" w:color="auto"/>
            <w:left w:val="none" w:sz="0" w:space="0" w:color="auto"/>
            <w:bottom w:val="none" w:sz="0" w:space="0" w:color="auto"/>
            <w:right w:val="none" w:sz="0" w:space="0" w:color="auto"/>
          </w:divBdr>
        </w:div>
        <w:div w:id="2003509821">
          <w:marLeft w:val="0"/>
          <w:marRight w:val="0"/>
          <w:marTop w:val="0"/>
          <w:marBottom w:val="0"/>
          <w:divBdr>
            <w:top w:val="none" w:sz="0" w:space="0" w:color="auto"/>
            <w:left w:val="none" w:sz="0" w:space="0" w:color="auto"/>
            <w:bottom w:val="none" w:sz="0" w:space="0" w:color="auto"/>
            <w:right w:val="none" w:sz="0" w:space="0" w:color="auto"/>
          </w:divBdr>
        </w:div>
        <w:div w:id="2006471823">
          <w:marLeft w:val="0"/>
          <w:marRight w:val="0"/>
          <w:marTop w:val="0"/>
          <w:marBottom w:val="0"/>
          <w:divBdr>
            <w:top w:val="none" w:sz="0" w:space="0" w:color="auto"/>
            <w:left w:val="none" w:sz="0" w:space="0" w:color="auto"/>
            <w:bottom w:val="none" w:sz="0" w:space="0" w:color="auto"/>
            <w:right w:val="none" w:sz="0" w:space="0" w:color="auto"/>
          </w:divBdr>
        </w:div>
        <w:div w:id="2008746546">
          <w:marLeft w:val="0"/>
          <w:marRight w:val="0"/>
          <w:marTop w:val="0"/>
          <w:marBottom w:val="0"/>
          <w:divBdr>
            <w:top w:val="none" w:sz="0" w:space="0" w:color="auto"/>
            <w:left w:val="none" w:sz="0" w:space="0" w:color="auto"/>
            <w:bottom w:val="none" w:sz="0" w:space="0" w:color="auto"/>
            <w:right w:val="none" w:sz="0" w:space="0" w:color="auto"/>
          </w:divBdr>
        </w:div>
        <w:div w:id="2010256147">
          <w:marLeft w:val="0"/>
          <w:marRight w:val="0"/>
          <w:marTop w:val="0"/>
          <w:marBottom w:val="0"/>
          <w:divBdr>
            <w:top w:val="none" w:sz="0" w:space="0" w:color="auto"/>
            <w:left w:val="none" w:sz="0" w:space="0" w:color="auto"/>
            <w:bottom w:val="none" w:sz="0" w:space="0" w:color="auto"/>
            <w:right w:val="none" w:sz="0" w:space="0" w:color="auto"/>
          </w:divBdr>
        </w:div>
        <w:div w:id="2012373285">
          <w:marLeft w:val="0"/>
          <w:marRight w:val="0"/>
          <w:marTop w:val="0"/>
          <w:marBottom w:val="0"/>
          <w:divBdr>
            <w:top w:val="none" w:sz="0" w:space="0" w:color="auto"/>
            <w:left w:val="none" w:sz="0" w:space="0" w:color="auto"/>
            <w:bottom w:val="none" w:sz="0" w:space="0" w:color="auto"/>
            <w:right w:val="none" w:sz="0" w:space="0" w:color="auto"/>
          </w:divBdr>
        </w:div>
        <w:div w:id="2023235670">
          <w:marLeft w:val="0"/>
          <w:marRight w:val="0"/>
          <w:marTop w:val="0"/>
          <w:marBottom w:val="0"/>
          <w:divBdr>
            <w:top w:val="none" w:sz="0" w:space="0" w:color="auto"/>
            <w:left w:val="none" w:sz="0" w:space="0" w:color="auto"/>
            <w:bottom w:val="none" w:sz="0" w:space="0" w:color="auto"/>
            <w:right w:val="none" w:sz="0" w:space="0" w:color="auto"/>
          </w:divBdr>
        </w:div>
        <w:div w:id="2025354428">
          <w:marLeft w:val="0"/>
          <w:marRight w:val="0"/>
          <w:marTop w:val="0"/>
          <w:marBottom w:val="0"/>
          <w:divBdr>
            <w:top w:val="none" w:sz="0" w:space="0" w:color="auto"/>
            <w:left w:val="none" w:sz="0" w:space="0" w:color="auto"/>
            <w:bottom w:val="none" w:sz="0" w:space="0" w:color="auto"/>
            <w:right w:val="none" w:sz="0" w:space="0" w:color="auto"/>
          </w:divBdr>
        </w:div>
        <w:div w:id="2026982353">
          <w:marLeft w:val="0"/>
          <w:marRight w:val="0"/>
          <w:marTop w:val="0"/>
          <w:marBottom w:val="0"/>
          <w:divBdr>
            <w:top w:val="none" w:sz="0" w:space="0" w:color="auto"/>
            <w:left w:val="none" w:sz="0" w:space="0" w:color="auto"/>
            <w:bottom w:val="none" w:sz="0" w:space="0" w:color="auto"/>
            <w:right w:val="none" w:sz="0" w:space="0" w:color="auto"/>
          </w:divBdr>
        </w:div>
        <w:div w:id="2027167766">
          <w:marLeft w:val="0"/>
          <w:marRight w:val="0"/>
          <w:marTop w:val="0"/>
          <w:marBottom w:val="0"/>
          <w:divBdr>
            <w:top w:val="none" w:sz="0" w:space="0" w:color="auto"/>
            <w:left w:val="none" w:sz="0" w:space="0" w:color="auto"/>
            <w:bottom w:val="none" w:sz="0" w:space="0" w:color="auto"/>
            <w:right w:val="none" w:sz="0" w:space="0" w:color="auto"/>
          </w:divBdr>
        </w:div>
        <w:div w:id="2027947534">
          <w:marLeft w:val="0"/>
          <w:marRight w:val="0"/>
          <w:marTop w:val="0"/>
          <w:marBottom w:val="0"/>
          <w:divBdr>
            <w:top w:val="none" w:sz="0" w:space="0" w:color="auto"/>
            <w:left w:val="none" w:sz="0" w:space="0" w:color="auto"/>
            <w:bottom w:val="none" w:sz="0" w:space="0" w:color="auto"/>
            <w:right w:val="none" w:sz="0" w:space="0" w:color="auto"/>
          </w:divBdr>
        </w:div>
        <w:div w:id="2031639775">
          <w:marLeft w:val="0"/>
          <w:marRight w:val="0"/>
          <w:marTop w:val="0"/>
          <w:marBottom w:val="0"/>
          <w:divBdr>
            <w:top w:val="none" w:sz="0" w:space="0" w:color="auto"/>
            <w:left w:val="none" w:sz="0" w:space="0" w:color="auto"/>
            <w:bottom w:val="none" w:sz="0" w:space="0" w:color="auto"/>
            <w:right w:val="none" w:sz="0" w:space="0" w:color="auto"/>
          </w:divBdr>
        </w:div>
        <w:div w:id="2031713843">
          <w:marLeft w:val="0"/>
          <w:marRight w:val="0"/>
          <w:marTop w:val="0"/>
          <w:marBottom w:val="0"/>
          <w:divBdr>
            <w:top w:val="none" w:sz="0" w:space="0" w:color="auto"/>
            <w:left w:val="none" w:sz="0" w:space="0" w:color="auto"/>
            <w:bottom w:val="none" w:sz="0" w:space="0" w:color="auto"/>
            <w:right w:val="none" w:sz="0" w:space="0" w:color="auto"/>
          </w:divBdr>
        </w:div>
        <w:div w:id="2051832989">
          <w:marLeft w:val="0"/>
          <w:marRight w:val="0"/>
          <w:marTop w:val="0"/>
          <w:marBottom w:val="0"/>
          <w:divBdr>
            <w:top w:val="none" w:sz="0" w:space="0" w:color="auto"/>
            <w:left w:val="none" w:sz="0" w:space="0" w:color="auto"/>
            <w:bottom w:val="none" w:sz="0" w:space="0" w:color="auto"/>
            <w:right w:val="none" w:sz="0" w:space="0" w:color="auto"/>
          </w:divBdr>
        </w:div>
        <w:div w:id="2054429017">
          <w:marLeft w:val="0"/>
          <w:marRight w:val="0"/>
          <w:marTop w:val="0"/>
          <w:marBottom w:val="0"/>
          <w:divBdr>
            <w:top w:val="none" w:sz="0" w:space="0" w:color="auto"/>
            <w:left w:val="none" w:sz="0" w:space="0" w:color="auto"/>
            <w:bottom w:val="none" w:sz="0" w:space="0" w:color="auto"/>
            <w:right w:val="none" w:sz="0" w:space="0" w:color="auto"/>
          </w:divBdr>
        </w:div>
        <w:div w:id="2060398929">
          <w:marLeft w:val="0"/>
          <w:marRight w:val="0"/>
          <w:marTop w:val="0"/>
          <w:marBottom w:val="0"/>
          <w:divBdr>
            <w:top w:val="none" w:sz="0" w:space="0" w:color="auto"/>
            <w:left w:val="none" w:sz="0" w:space="0" w:color="auto"/>
            <w:bottom w:val="none" w:sz="0" w:space="0" w:color="auto"/>
            <w:right w:val="none" w:sz="0" w:space="0" w:color="auto"/>
          </w:divBdr>
        </w:div>
        <w:div w:id="2062053162">
          <w:marLeft w:val="0"/>
          <w:marRight w:val="0"/>
          <w:marTop w:val="0"/>
          <w:marBottom w:val="0"/>
          <w:divBdr>
            <w:top w:val="none" w:sz="0" w:space="0" w:color="auto"/>
            <w:left w:val="none" w:sz="0" w:space="0" w:color="auto"/>
            <w:bottom w:val="none" w:sz="0" w:space="0" w:color="auto"/>
            <w:right w:val="none" w:sz="0" w:space="0" w:color="auto"/>
          </w:divBdr>
        </w:div>
        <w:div w:id="2065061688">
          <w:marLeft w:val="0"/>
          <w:marRight w:val="0"/>
          <w:marTop w:val="0"/>
          <w:marBottom w:val="0"/>
          <w:divBdr>
            <w:top w:val="none" w:sz="0" w:space="0" w:color="auto"/>
            <w:left w:val="none" w:sz="0" w:space="0" w:color="auto"/>
            <w:bottom w:val="none" w:sz="0" w:space="0" w:color="auto"/>
            <w:right w:val="none" w:sz="0" w:space="0" w:color="auto"/>
          </w:divBdr>
        </w:div>
        <w:div w:id="2073769385">
          <w:marLeft w:val="0"/>
          <w:marRight w:val="0"/>
          <w:marTop w:val="0"/>
          <w:marBottom w:val="0"/>
          <w:divBdr>
            <w:top w:val="none" w:sz="0" w:space="0" w:color="auto"/>
            <w:left w:val="none" w:sz="0" w:space="0" w:color="auto"/>
            <w:bottom w:val="none" w:sz="0" w:space="0" w:color="auto"/>
            <w:right w:val="none" w:sz="0" w:space="0" w:color="auto"/>
          </w:divBdr>
        </w:div>
        <w:div w:id="2075157429">
          <w:marLeft w:val="0"/>
          <w:marRight w:val="0"/>
          <w:marTop w:val="0"/>
          <w:marBottom w:val="0"/>
          <w:divBdr>
            <w:top w:val="none" w:sz="0" w:space="0" w:color="auto"/>
            <w:left w:val="none" w:sz="0" w:space="0" w:color="auto"/>
            <w:bottom w:val="none" w:sz="0" w:space="0" w:color="auto"/>
            <w:right w:val="none" w:sz="0" w:space="0" w:color="auto"/>
          </w:divBdr>
        </w:div>
        <w:div w:id="2079087754">
          <w:marLeft w:val="0"/>
          <w:marRight w:val="0"/>
          <w:marTop w:val="0"/>
          <w:marBottom w:val="0"/>
          <w:divBdr>
            <w:top w:val="none" w:sz="0" w:space="0" w:color="auto"/>
            <w:left w:val="none" w:sz="0" w:space="0" w:color="auto"/>
            <w:bottom w:val="none" w:sz="0" w:space="0" w:color="auto"/>
            <w:right w:val="none" w:sz="0" w:space="0" w:color="auto"/>
          </w:divBdr>
        </w:div>
        <w:div w:id="2084332572">
          <w:marLeft w:val="0"/>
          <w:marRight w:val="0"/>
          <w:marTop w:val="0"/>
          <w:marBottom w:val="0"/>
          <w:divBdr>
            <w:top w:val="none" w:sz="0" w:space="0" w:color="auto"/>
            <w:left w:val="none" w:sz="0" w:space="0" w:color="auto"/>
            <w:bottom w:val="none" w:sz="0" w:space="0" w:color="auto"/>
            <w:right w:val="none" w:sz="0" w:space="0" w:color="auto"/>
          </w:divBdr>
        </w:div>
        <w:div w:id="2084645362">
          <w:marLeft w:val="0"/>
          <w:marRight w:val="0"/>
          <w:marTop w:val="0"/>
          <w:marBottom w:val="0"/>
          <w:divBdr>
            <w:top w:val="none" w:sz="0" w:space="0" w:color="auto"/>
            <w:left w:val="none" w:sz="0" w:space="0" w:color="auto"/>
            <w:bottom w:val="none" w:sz="0" w:space="0" w:color="auto"/>
            <w:right w:val="none" w:sz="0" w:space="0" w:color="auto"/>
          </w:divBdr>
        </w:div>
        <w:div w:id="2085253721">
          <w:marLeft w:val="0"/>
          <w:marRight w:val="0"/>
          <w:marTop w:val="0"/>
          <w:marBottom w:val="0"/>
          <w:divBdr>
            <w:top w:val="none" w:sz="0" w:space="0" w:color="auto"/>
            <w:left w:val="none" w:sz="0" w:space="0" w:color="auto"/>
            <w:bottom w:val="none" w:sz="0" w:space="0" w:color="auto"/>
            <w:right w:val="none" w:sz="0" w:space="0" w:color="auto"/>
          </w:divBdr>
        </w:div>
        <w:div w:id="2097633523">
          <w:marLeft w:val="0"/>
          <w:marRight w:val="0"/>
          <w:marTop w:val="0"/>
          <w:marBottom w:val="0"/>
          <w:divBdr>
            <w:top w:val="none" w:sz="0" w:space="0" w:color="auto"/>
            <w:left w:val="none" w:sz="0" w:space="0" w:color="auto"/>
            <w:bottom w:val="none" w:sz="0" w:space="0" w:color="auto"/>
            <w:right w:val="none" w:sz="0" w:space="0" w:color="auto"/>
          </w:divBdr>
        </w:div>
        <w:div w:id="2100783381">
          <w:marLeft w:val="0"/>
          <w:marRight w:val="0"/>
          <w:marTop w:val="0"/>
          <w:marBottom w:val="0"/>
          <w:divBdr>
            <w:top w:val="none" w:sz="0" w:space="0" w:color="auto"/>
            <w:left w:val="none" w:sz="0" w:space="0" w:color="auto"/>
            <w:bottom w:val="none" w:sz="0" w:space="0" w:color="auto"/>
            <w:right w:val="none" w:sz="0" w:space="0" w:color="auto"/>
          </w:divBdr>
        </w:div>
        <w:div w:id="2101487441">
          <w:marLeft w:val="0"/>
          <w:marRight w:val="0"/>
          <w:marTop w:val="0"/>
          <w:marBottom w:val="0"/>
          <w:divBdr>
            <w:top w:val="none" w:sz="0" w:space="0" w:color="auto"/>
            <w:left w:val="none" w:sz="0" w:space="0" w:color="auto"/>
            <w:bottom w:val="none" w:sz="0" w:space="0" w:color="auto"/>
            <w:right w:val="none" w:sz="0" w:space="0" w:color="auto"/>
          </w:divBdr>
        </w:div>
        <w:div w:id="2102295377">
          <w:marLeft w:val="0"/>
          <w:marRight w:val="0"/>
          <w:marTop w:val="0"/>
          <w:marBottom w:val="0"/>
          <w:divBdr>
            <w:top w:val="none" w:sz="0" w:space="0" w:color="auto"/>
            <w:left w:val="none" w:sz="0" w:space="0" w:color="auto"/>
            <w:bottom w:val="none" w:sz="0" w:space="0" w:color="auto"/>
            <w:right w:val="none" w:sz="0" w:space="0" w:color="auto"/>
          </w:divBdr>
        </w:div>
        <w:div w:id="2102751761">
          <w:marLeft w:val="0"/>
          <w:marRight w:val="0"/>
          <w:marTop w:val="0"/>
          <w:marBottom w:val="0"/>
          <w:divBdr>
            <w:top w:val="none" w:sz="0" w:space="0" w:color="auto"/>
            <w:left w:val="none" w:sz="0" w:space="0" w:color="auto"/>
            <w:bottom w:val="none" w:sz="0" w:space="0" w:color="auto"/>
            <w:right w:val="none" w:sz="0" w:space="0" w:color="auto"/>
          </w:divBdr>
        </w:div>
        <w:div w:id="2115780545">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 w:id="2120484501">
          <w:marLeft w:val="0"/>
          <w:marRight w:val="0"/>
          <w:marTop w:val="0"/>
          <w:marBottom w:val="0"/>
          <w:divBdr>
            <w:top w:val="none" w:sz="0" w:space="0" w:color="auto"/>
            <w:left w:val="none" w:sz="0" w:space="0" w:color="auto"/>
            <w:bottom w:val="none" w:sz="0" w:space="0" w:color="auto"/>
            <w:right w:val="none" w:sz="0" w:space="0" w:color="auto"/>
          </w:divBdr>
        </w:div>
        <w:div w:id="2132894202">
          <w:marLeft w:val="0"/>
          <w:marRight w:val="0"/>
          <w:marTop w:val="0"/>
          <w:marBottom w:val="0"/>
          <w:divBdr>
            <w:top w:val="none" w:sz="0" w:space="0" w:color="auto"/>
            <w:left w:val="none" w:sz="0" w:space="0" w:color="auto"/>
            <w:bottom w:val="none" w:sz="0" w:space="0" w:color="auto"/>
            <w:right w:val="none" w:sz="0" w:space="0" w:color="auto"/>
          </w:divBdr>
        </w:div>
        <w:div w:id="2136218121">
          <w:marLeft w:val="0"/>
          <w:marRight w:val="0"/>
          <w:marTop w:val="0"/>
          <w:marBottom w:val="0"/>
          <w:divBdr>
            <w:top w:val="none" w:sz="0" w:space="0" w:color="auto"/>
            <w:left w:val="none" w:sz="0" w:space="0" w:color="auto"/>
            <w:bottom w:val="none" w:sz="0" w:space="0" w:color="auto"/>
            <w:right w:val="none" w:sz="0" w:space="0" w:color="auto"/>
          </w:divBdr>
        </w:div>
        <w:div w:id="2140537771">
          <w:marLeft w:val="0"/>
          <w:marRight w:val="0"/>
          <w:marTop w:val="0"/>
          <w:marBottom w:val="0"/>
          <w:divBdr>
            <w:top w:val="none" w:sz="0" w:space="0" w:color="auto"/>
            <w:left w:val="none" w:sz="0" w:space="0" w:color="auto"/>
            <w:bottom w:val="none" w:sz="0" w:space="0" w:color="auto"/>
            <w:right w:val="none" w:sz="0" w:space="0" w:color="auto"/>
          </w:divBdr>
        </w:div>
      </w:divsChild>
    </w:div>
    <w:div w:id="933368727">
      <w:bodyDiv w:val="1"/>
      <w:marLeft w:val="0"/>
      <w:marRight w:val="0"/>
      <w:marTop w:val="0"/>
      <w:marBottom w:val="0"/>
      <w:divBdr>
        <w:top w:val="none" w:sz="0" w:space="0" w:color="auto"/>
        <w:left w:val="none" w:sz="0" w:space="0" w:color="auto"/>
        <w:bottom w:val="none" w:sz="0" w:space="0" w:color="auto"/>
        <w:right w:val="none" w:sz="0" w:space="0" w:color="auto"/>
      </w:divBdr>
      <w:divsChild>
        <w:div w:id="191378577">
          <w:marLeft w:val="0"/>
          <w:marRight w:val="0"/>
          <w:marTop w:val="0"/>
          <w:marBottom w:val="0"/>
          <w:divBdr>
            <w:top w:val="none" w:sz="0" w:space="0" w:color="auto"/>
            <w:left w:val="none" w:sz="0" w:space="0" w:color="auto"/>
            <w:bottom w:val="none" w:sz="0" w:space="0" w:color="auto"/>
            <w:right w:val="none" w:sz="0" w:space="0" w:color="auto"/>
          </w:divBdr>
          <w:divsChild>
            <w:div w:id="1179539975">
              <w:marLeft w:val="0"/>
              <w:marRight w:val="0"/>
              <w:marTop w:val="0"/>
              <w:marBottom w:val="0"/>
              <w:divBdr>
                <w:top w:val="none" w:sz="0" w:space="0" w:color="auto"/>
                <w:left w:val="none" w:sz="0" w:space="0" w:color="auto"/>
                <w:bottom w:val="none" w:sz="0" w:space="0" w:color="auto"/>
                <w:right w:val="none" w:sz="0" w:space="0" w:color="auto"/>
              </w:divBdr>
            </w:div>
            <w:div w:id="163894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20334">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68070515">
      <w:bodyDiv w:val="1"/>
      <w:marLeft w:val="0"/>
      <w:marRight w:val="0"/>
      <w:marTop w:val="0"/>
      <w:marBottom w:val="0"/>
      <w:divBdr>
        <w:top w:val="none" w:sz="0" w:space="0" w:color="auto"/>
        <w:left w:val="none" w:sz="0" w:space="0" w:color="auto"/>
        <w:bottom w:val="none" w:sz="0" w:space="0" w:color="auto"/>
        <w:right w:val="none" w:sz="0" w:space="0" w:color="auto"/>
      </w:divBdr>
    </w:div>
    <w:div w:id="1070227506">
      <w:bodyDiv w:val="1"/>
      <w:marLeft w:val="0"/>
      <w:marRight w:val="0"/>
      <w:marTop w:val="0"/>
      <w:marBottom w:val="0"/>
      <w:divBdr>
        <w:top w:val="none" w:sz="0" w:space="0" w:color="auto"/>
        <w:left w:val="none" w:sz="0" w:space="0" w:color="auto"/>
        <w:bottom w:val="none" w:sz="0" w:space="0" w:color="auto"/>
        <w:right w:val="none" w:sz="0" w:space="0" w:color="auto"/>
      </w:divBdr>
      <w:divsChild>
        <w:div w:id="1624576640">
          <w:marLeft w:val="0"/>
          <w:marRight w:val="0"/>
          <w:marTop w:val="0"/>
          <w:marBottom w:val="0"/>
          <w:divBdr>
            <w:top w:val="none" w:sz="0" w:space="0" w:color="auto"/>
            <w:left w:val="none" w:sz="0" w:space="0" w:color="auto"/>
            <w:bottom w:val="none" w:sz="0" w:space="0" w:color="auto"/>
            <w:right w:val="none" w:sz="0" w:space="0" w:color="auto"/>
          </w:divBdr>
        </w:div>
      </w:divsChild>
    </w:div>
    <w:div w:id="1071347977">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095831227">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763">
      <w:bodyDiv w:val="1"/>
      <w:marLeft w:val="0"/>
      <w:marRight w:val="0"/>
      <w:marTop w:val="0"/>
      <w:marBottom w:val="0"/>
      <w:divBdr>
        <w:top w:val="none" w:sz="0" w:space="0" w:color="auto"/>
        <w:left w:val="none" w:sz="0" w:space="0" w:color="auto"/>
        <w:bottom w:val="none" w:sz="0" w:space="0" w:color="auto"/>
        <w:right w:val="none" w:sz="0" w:space="0" w:color="auto"/>
      </w:divBdr>
    </w:div>
    <w:div w:id="1150056670">
      <w:bodyDiv w:val="1"/>
      <w:marLeft w:val="0"/>
      <w:marRight w:val="0"/>
      <w:marTop w:val="0"/>
      <w:marBottom w:val="0"/>
      <w:divBdr>
        <w:top w:val="none" w:sz="0" w:space="0" w:color="auto"/>
        <w:left w:val="none" w:sz="0" w:space="0" w:color="auto"/>
        <w:bottom w:val="none" w:sz="0" w:space="0" w:color="auto"/>
        <w:right w:val="none" w:sz="0" w:space="0" w:color="auto"/>
      </w:divBdr>
    </w:div>
    <w:div w:id="1183469788">
      <w:bodyDiv w:val="1"/>
      <w:marLeft w:val="0"/>
      <w:marRight w:val="0"/>
      <w:marTop w:val="0"/>
      <w:marBottom w:val="0"/>
      <w:divBdr>
        <w:top w:val="none" w:sz="0" w:space="0" w:color="auto"/>
        <w:left w:val="none" w:sz="0" w:space="0" w:color="auto"/>
        <w:bottom w:val="none" w:sz="0" w:space="0" w:color="auto"/>
        <w:right w:val="none" w:sz="0" w:space="0" w:color="auto"/>
      </w:divBdr>
    </w:div>
    <w:div w:id="1262185762">
      <w:bodyDiv w:val="1"/>
      <w:marLeft w:val="0"/>
      <w:marRight w:val="0"/>
      <w:marTop w:val="0"/>
      <w:marBottom w:val="0"/>
      <w:divBdr>
        <w:top w:val="none" w:sz="0" w:space="0" w:color="auto"/>
        <w:left w:val="none" w:sz="0" w:space="0" w:color="auto"/>
        <w:bottom w:val="none" w:sz="0" w:space="0" w:color="auto"/>
        <w:right w:val="none" w:sz="0" w:space="0" w:color="auto"/>
      </w:divBdr>
      <w:divsChild>
        <w:div w:id="172381475">
          <w:marLeft w:val="0"/>
          <w:marRight w:val="0"/>
          <w:marTop w:val="0"/>
          <w:marBottom w:val="0"/>
          <w:divBdr>
            <w:top w:val="none" w:sz="0" w:space="0" w:color="auto"/>
            <w:left w:val="none" w:sz="0" w:space="0" w:color="auto"/>
            <w:bottom w:val="none" w:sz="0" w:space="0" w:color="auto"/>
            <w:right w:val="none" w:sz="0" w:space="0" w:color="auto"/>
          </w:divBdr>
          <w:divsChild>
            <w:div w:id="2913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5637">
      <w:bodyDiv w:val="1"/>
      <w:marLeft w:val="0"/>
      <w:marRight w:val="0"/>
      <w:marTop w:val="0"/>
      <w:marBottom w:val="0"/>
      <w:divBdr>
        <w:top w:val="none" w:sz="0" w:space="0" w:color="auto"/>
        <w:left w:val="none" w:sz="0" w:space="0" w:color="auto"/>
        <w:bottom w:val="none" w:sz="0" w:space="0" w:color="auto"/>
        <w:right w:val="none" w:sz="0" w:space="0" w:color="auto"/>
      </w:divBdr>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19519272">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8448">
      <w:bodyDiv w:val="1"/>
      <w:marLeft w:val="0"/>
      <w:marRight w:val="0"/>
      <w:marTop w:val="0"/>
      <w:marBottom w:val="0"/>
      <w:divBdr>
        <w:top w:val="none" w:sz="0" w:space="0" w:color="auto"/>
        <w:left w:val="none" w:sz="0" w:space="0" w:color="auto"/>
        <w:bottom w:val="none" w:sz="0" w:space="0" w:color="auto"/>
        <w:right w:val="none" w:sz="0" w:space="0" w:color="auto"/>
      </w:divBdr>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50277027">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06888193">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823767723">
      <w:bodyDiv w:val="1"/>
      <w:marLeft w:val="0"/>
      <w:marRight w:val="0"/>
      <w:marTop w:val="0"/>
      <w:marBottom w:val="0"/>
      <w:divBdr>
        <w:top w:val="none" w:sz="0" w:space="0" w:color="auto"/>
        <w:left w:val="none" w:sz="0" w:space="0" w:color="auto"/>
        <w:bottom w:val="none" w:sz="0" w:space="0" w:color="auto"/>
        <w:right w:val="none" w:sz="0" w:space="0" w:color="auto"/>
      </w:divBdr>
      <w:divsChild>
        <w:div w:id="1606964840">
          <w:marLeft w:val="0"/>
          <w:marRight w:val="0"/>
          <w:marTop w:val="0"/>
          <w:marBottom w:val="0"/>
          <w:divBdr>
            <w:top w:val="none" w:sz="0" w:space="0" w:color="auto"/>
            <w:left w:val="none" w:sz="0" w:space="0" w:color="auto"/>
            <w:bottom w:val="none" w:sz="0" w:space="0" w:color="auto"/>
            <w:right w:val="none" w:sz="0" w:space="0" w:color="auto"/>
          </w:divBdr>
          <w:divsChild>
            <w:div w:id="10155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261">
      <w:bodyDiv w:val="1"/>
      <w:marLeft w:val="0"/>
      <w:marRight w:val="0"/>
      <w:marTop w:val="0"/>
      <w:marBottom w:val="0"/>
      <w:divBdr>
        <w:top w:val="none" w:sz="0" w:space="0" w:color="auto"/>
        <w:left w:val="none" w:sz="0" w:space="0" w:color="auto"/>
        <w:bottom w:val="none" w:sz="0" w:space="0" w:color="auto"/>
        <w:right w:val="none" w:sz="0" w:space="0" w:color="auto"/>
      </w:divBdr>
    </w:div>
    <w:div w:id="1889563734">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59680372">
      <w:bodyDiv w:val="1"/>
      <w:marLeft w:val="0"/>
      <w:marRight w:val="0"/>
      <w:marTop w:val="0"/>
      <w:marBottom w:val="0"/>
      <w:divBdr>
        <w:top w:val="none" w:sz="0" w:space="0" w:color="auto"/>
        <w:left w:val="none" w:sz="0" w:space="0" w:color="auto"/>
        <w:bottom w:val="none" w:sz="0" w:space="0" w:color="auto"/>
        <w:right w:val="none" w:sz="0" w:space="0" w:color="auto"/>
      </w:divBdr>
      <w:divsChild>
        <w:div w:id="798455906">
          <w:marLeft w:val="0"/>
          <w:marRight w:val="0"/>
          <w:marTop w:val="0"/>
          <w:marBottom w:val="0"/>
          <w:divBdr>
            <w:top w:val="none" w:sz="0" w:space="0" w:color="auto"/>
            <w:left w:val="none" w:sz="0" w:space="0" w:color="auto"/>
            <w:bottom w:val="none" w:sz="0" w:space="0" w:color="auto"/>
            <w:right w:val="none" w:sz="0" w:space="0" w:color="auto"/>
          </w:divBdr>
          <w:divsChild>
            <w:div w:id="26149091">
              <w:marLeft w:val="0"/>
              <w:marRight w:val="0"/>
              <w:marTop w:val="0"/>
              <w:marBottom w:val="0"/>
              <w:divBdr>
                <w:top w:val="none" w:sz="0" w:space="0" w:color="auto"/>
                <w:left w:val="none" w:sz="0" w:space="0" w:color="auto"/>
                <w:bottom w:val="none" w:sz="0" w:space="0" w:color="auto"/>
                <w:right w:val="none" w:sz="0" w:space="0" w:color="auto"/>
              </w:divBdr>
            </w:div>
            <w:div w:id="1785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8022">
      <w:bodyDiv w:val="1"/>
      <w:marLeft w:val="0"/>
      <w:marRight w:val="0"/>
      <w:marTop w:val="0"/>
      <w:marBottom w:val="0"/>
      <w:divBdr>
        <w:top w:val="none" w:sz="0" w:space="0" w:color="auto"/>
        <w:left w:val="none" w:sz="0" w:space="0" w:color="auto"/>
        <w:bottom w:val="none" w:sz="0" w:space="0" w:color="auto"/>
        <w:right w:val="none" w:sz="0" w:space="0" w:color="auto"/>
      </w:divBdr>
      <w:divsChild>
        <w:div w:id="914780421">
          <w:marLeft w:val="0"/>
          <w:marRight w:val="0"/>
          <w:marTop w:val="0"/>
          <w:marBottom w:val="0"/>
          <w:divBdr>
            <w:top w:val="none" w:sz="0" w:space="0" w:color="auto"/>
            <w:left w:val="none" w:sz="0" w:space="0" w:color="auto"/>
            <w:bottom w:val="none" w:sz="0" w:space="0" w:color="auto"/>
            <w:right w:val="none" w:sz="0" w:space="0" w:color="auto"/>
          </w:divBdr>
          <w:divsChild>
            <w:div w:id="2146701467">
              <w:marLeft w:val="0"/>
              <w:marRight w:val="0"/>
              <w:marTop w:val="0"/>
              <w:marBottom w:val="0"/>
              <w:divBdr>
                <w:top w:val="none" w:sz="0" w:space="0" w:color="auto"/>
                <w:left w:val="none" w:sz="0" w:space="0" w:color="auto"/>
                <w:bottom w:val="none" w:sz="0" w:space="0" w:color="auto"/>
                <w:right w:val="none" w:sz="0" w:space="0" w:color="auto"/>
              </w:divBdr>
            </w:div>
            <w:div w:id="648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 w:id="2069720558">
      <w:bodyDiv w:val="1"/>
      <w:marLeft w:val="0"/>
      <w:marRight w:val="0"/>
      <w:marTop w:val="0"/>
      <w:marBottom w:val="0"/>
      <w:divBdr>
        <w:top w:val="none" w:sz="0" w:space="0" w:color="auto"/>
        <w:left w:val="none" w:sz="0" w:space="0" w:color="auto"/>
        <w:bottom w:val="none" w:sz="0" w:space="0" w:color="auto"/>
        <w:right w:val="none" w:sz="0" w:space="0" w:color="auto"/>
      </w:divBdr>
      <w:divsChild>
        <w:div w:id="174421477">
          <w:marLeft w:val="0"/>
          <w:marRight w:val="0"/>
          <w:marTop w:val="0"/>
          <w:marBottom w:val="0"/>
          <w:divBdr>
            <w:top w:val="none" w:sz="0" w:space="0" w:color="auto"/>
            <w:left w:val="none" w:sz="0" w:space="0" w:color="auto"/>
            <w:bottom w:val="none" w:sz="0" w:space="0" w:color="auto"/>
            <w:right w:val="none" w:sz="0" w:space="0" w:color="auto"/>
          </w:divBdr>
          <w:divsChild>
            <w:div w:id="1690445833">
              <w:marLeft w:val="0"/>
              <w:marRight w:val="0"/>
              <w:marTop w:val="0"/>
              <w:marBottom w:val="0"/>
              <w:divBdr>
                <w:top w:val="none" w:sz="0" w:space="0" w:color="auto"/>
                <w:left w:val="none" w:sz="0" w:space="0" w:color="auto"/>
                <w:bottom w:val="none" w:sz="0" w:space="0" w:color="auto"/>
                <w:right w:val="none" w:sz="0" w:space="0" w:color="auto"/>
              </w:divBdr>
            </w:div>
            <w:div w:id="17801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74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hyperlink" Target="https://learnopengl.com"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www.youtube.com/watch?v=45MIykWJ-C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82C8816AAE5D4DAC0C4FCA428766AE" ma:contentTypeVersion="1" ma:contentTypeDescription="Create a new document." ma:contentTypeScope="" ma:versionID="8e55ab1cfd87efbcd76b5b00d8daec81">
  <xsd:schema xmlns:xsd="http://www.w3.org/2001/XMLSchema" xmlns:xs="http://www.w3.org/2001/XMLSchema" xmlns:p="http://schemas.microsoft.com/office/2006/metadata/properties" xmlns:ns2="160a502c-304d-46b2-a752-371a7a19bb7a" targetNamespace="http://schemas.microsoft.com/office/2006/metadata/properties" ma:root="true" ma:fieldsID="0f06576aafb5307feef3a7a2c782328c" ns2:_="">
    <xsd:import namespace="160a502c-304d-46b2-a752-371a7a19bb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0a502c-304d-46b2-a752-371a7a19bb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160a502c-304d-46b2-a752-371a7a19bb7a" xsi:nil="true"/>
  </documentManagement>
</p:properties>
</file>

<file path=customXml/itemProps1.xml><?xml version="1.0" encoding="utf-8"?>
<ds:datastoreItem xmlns:ds="http://schemas.openxmlformats.org/officeDocument/2006/customXml" ds:itemID="{4AEF9BF4-D0C7-4D7A-B568-199169D70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0a502c-304d-46b2-a752-371a7a19bb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CC22EB-E9CB-40E6-87E8-3E60BBFCF7F0}">
  <ds:schemaRefs>
    <ds:schemaRef ds:uri="http://schemas.microsoft.com/sharepoint/v3/contenttype/forms"/>
  </ds:schemaRefs>
</ds:datastoreItem>
</file>

<file path=customXml/itemProps3.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4.xml><?xml version="1.0" encoding="utf-8"?>
<ds:datastoreItem xmlns:ds="http://schemas.openxmlformats.org/officeDocument/2006/customXml" ds:itemID="{3EFAFA50-415D-489C-A025-0A15CD6199DA}">
  <ds:schemaRefs>
    <ds:schemaRef ds:uri="http://schemas.microsoft.com/office/2006/metadata/properties"/>
    <ds:schemaRef ds:uri="http://schemas.microsoft.com/office/infopath/2007/PartnerControls"/>
    <ds:schemaRef ds:uri="160a502c-304d-46b2-a752-371a7a19bb7a"/>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953</Words>
  <Characters>5433</Characters>
  <Application>Microsoft Office Word</Application>
  <DocSecurity>0</DocSecurity>
  <Lines>45</Lines>
  <Paragraphs>12</Paragraphs>
  <ScaleCrop>false</ScaleCrop>
  <HeadingPairs>
    <vt:vector size="2" baseType="variant">
      <vt:variant>
        <vt:lpstr>Tiêu đề</vt:lpstr>
      </vt:variant>
      <vt:variant>
        <vt:i4>1</vt:i4>
      </vt:variant>
    </vt:vector>
  </HeadingPairs>
  <TitlesOfParts>
    <vt:vector size="1" baseType="lpstr">
      <vt:lpstr/>
    </vt:vector>
  </TitlesOfParts>
  <Company>home</Company>
  <LinksUpToDate>false</LinksUpToDate>
  <CharactersWithSpaces>6374</CharactersWithSpaces>
  <SharedDoc>false</SharedDoc>
  <HLinks>
    <vt:vector size="414" baseType="variant">
      <vt:variant>
        <vt:i4>1900563</vt:i4>
      </vt:variant>
      <vt:variant>
        <vt:i4>387</vt:i4>
      </vt:variant>
      <vt:variant>
        <vt:i4>0</vt:i4>
      </vt:variant>
      <vt:variant>
        <vt:i4>5</vt:i4>
      </vt:variant>
      <vt:variant>
        <vt:lpwstr>https://allitbooks.net/programming/843-react-quickly.html</vt:lpwstr>
      </vt:variant>
      <vt:variant>
        <vt:lpwstr/>
      </vt:variant>
      <vt:variant>
        <vt:i4>7995518</vt:i4>
      </vt:variant>
      <vt:variant>
        <vt:i4>384</vt:i4>
      </vt:variant>
      <vt:variant>
        <vt:i4>0</vt:i4>
      </vt:variant>
      <vt:variant>
        <vt:i4>5</vt:i4>
      </vt:variant>
      <vt:variant>
        <vt:lpwstr>https://allitbooks.net/programming/1042-getting-started-react.html</vt:lpwstr>
      </vt:variant>
      <vt:variant>
        <vt:lpwstr/>
      </vt:variant>
      <vt:variant>
        <vt:i4>5832729</vt:i4>
      </vt:variant>
      <vt:variant>
        <vt:i4>381</vt:i4>
      </vt:variant>
      <vt:variant>
        <vt:i4>0</vt:i4>
      </vt:variant>
      <vt:variant>
        <vt:i4>5</vt:i4>
      </vt:variant>
      <vt:variant>
        <vt:lpwstr>https://oiipdf.com/reactjs-by-example-building-modern-web-applications-with-react</vt:lpwstr>
      </vt:variant>
      <vt:variant>
        <vt:lpwstr/>
      </vt:variant>
      <vt:variant>
        <vt:i4>6226002</vt:i4>
      </vt:variant>
      <vt:variant>
        <vt:i4>378</vt:i4>
      </vt:variant>
      <vt:variant>
        <vt:i4>0</vt:i4>
      </vt:variant>
      <vt:variant>
        <vt:i4>5</vt:i4>
      </vt:variant>
      <vt:variant>
        <vt:lpwstr>https://github.com/tlesne/ebook-2/blob/master/ReactJs/Mastering React.pdf</vt:lpwstr>
      </vt:variant>
      <vt:variant>
        <vt:lpwstr/>
      </vt:variant>
      <vt:variant>
        <vt:i4>4915285</vt:i4>
      </vt:variant>
      <vt:variant>
        <vt:i4>375</vt:i4>
      </vt:variant>
      <vt:variant>
        <vt:i4>0</vt:i4>
      </vt:variant>
      <vt:variant>
        <vt:i4>5</vt:i4>
      </vt:variant>
      <vt:variant>
        <vt:lpwstr>https://riptutorial.com/ebook/reactjs</vt:lpwstr>
      </vt:variant>
      <vt:variant>
        <vt:lpwstr/>
      </vt:variant>
      <vt:variant>
        <vt:i4>3342370</vt:i4>
      </vt:variant>
      <vt:variant>
        <vt:i4>372</vt:i4>
      </vt:variant>
      <vt:variant>
        <vt:i4>0</vt:i4>
      </vt:variant>
      <vt:variant>
        <vt:i4>5</vt:i4>
      </vt:variant>
      <vt:variant>
        <vt:lpwstr>https://www.youtube.com/watch?v=hQAHSlTtcmY</vt:lpwstr>
      </vt:variant>
      <vt:variant>
        <vt:lpwstr/>
      </vt:variant>
      <vt:variant>
        <vt:i4>4390925</vt:i4>
      </vt:variant>
      <vt:variant>
        <vt:i4>369</vt:i4>
      </vt:variant>
      <vt:variant>
        <vt:i4>0</vt:i4>
      </vt:variant>
      <vt:variant>
        <vt:i4>5</vt:i4>
      </vt:variant>
      <vt:variant>
        <vt:lpwstr>https://www.youtube.com/watch?v=dGcsHMXbSOA&amp;t=3s</vt:lpwstr>
      </vt:variant>
      <vt:variant>
        <vt:lpwstr/>
      </vt:variant>
      <vt:variant>
        <vt:i4>6553624</vt:i4>
      </vt:variant>
      <vt:variant>
        <vt:i4>366</vt:i4>
      </vt:variant>
      <vt:variant>
        <vt:i4>0</vt:i4>
      </vt:variant>
      <vt:variant>
        <vt:i4>5</vt:i4>
      </vt:variant>
      <vt:variant>
        <vt:lpwstr>https://www.youtube.com/watch?v=Law7wfdg_ls</vt:lpwstr>
      </vt:variant>
      <vt:variant>
        <vt:lpwstr/>
      </vt:variant>
      <vt:variant>
        <vt:i4>3735651</vt:i4>
      </vt:variant>
      <vt:variant>
        <vt:i4>363</vt:i4>
      </vt:variant>
      <vt:variant>
        <vt:i4>0</vt:i4>
      </vt:variant>
      <vt:variant>
        <vt:i4>5</vt:i4>
      </vt:variant>
      <vt:variant>
        <vt:lpwstr>https://www.youtube.com/watch?v=CVpUuw9XSjY</vt:lpwstr>
      </vt:variant>
      <vt:variant>
        <vt:lpwstr/>
      </vt:variant>
      <vt:variant>
        <vt:i4>5767245</vt:i4>
      </vt:variant>
      <vt:variant>
        <vt:i4>360</vt:i4>
      </vt:variant>
      <vt:variant>
        <vt:i4>0</vt:i4>
      </vt:variant>
      <vt:variant>
        <vt:i4>5</vt:i4>
      </vt:variant>
      <vt:variant>
        <vt:lpwstr>https://viblo.asia/p/tim-hieu-ve-webpack-1Je5EPrGlnL</vt:lpwstr>
      </vt:variant>
      <vt:variant>
        <vt:lpwstr/>
      </vt:variant>
      <vt:variant>
        <vt:i4>2949180</vt:i4>
      </vt:variant>
      <vt:variant>
        <vt:i4>357</vt:i4>
      </vt:variant>
      <vt:variant>
        <vt:i4>0</vt:i4>
      </vt:variant>
      <vt:variant>
        <vt:i4>5</vt:i4>
      </vt:variant>
      <vt:variant>
        <vt:lpwstr>https://www.youtube.com/watch?v=MpGLUVbqoYQ&amp;t=5318s</vt:lpwstr>
      </vt:variant>
      <vt:variant>
        <vt:lpwstr/>
      </vt:variant>
      <vt:variant>
        <vt:i4>3932195</vt:i4>
      </vt:variant>
      <vt:variant>
        <vt:i4>354</vt:i4>
      </vt:variant>
      <vt:variant>
        <vt:i4>0</vt:i4>
      </vt:variant>
      <vt:variant>
        <vt:i4>5</vt:i4>
      </vt:variant>
      <vt:variant>
        <vt:lpwstr>https://stackjava.com/reactjs/component-react-la-gi-code-vi-du-component-trong-reactjs.html</vt:lpwstr>
      </vt:variant>
      <vt:variant>
        <vt:lpwstr/>
      </vt:variant>
      <vt:variant>
        <vt:i4>3932195</vt:i4>
      </vt:variant>
      <vt:variant>
        <vt:i4>351</vt:i4>
      </vt:variant>
      <vt:variant>
        <vt:i4>0</vt:i4>
      </vt:variant>
      <vt:variant>
        <vt:i4>5</vt:i4>
      </vt:variant>
      <vt:variant>
        <vt:lpwstr>https://stackjava.com/reactjs/component-react-la-gi-code-vi-du-component-trong-reactjs.html</vt:lpwstr>
      </vt:variant>
      <vt:variant>
        <vt:lpwstr/>
      </vt:variant>
      <vt:variant>
        <vt:i4>3866657</vt:i4>
      </vt:variant>
      <vt:variant>
        <vt:i4>348</vt:i4>
      </vt:variant>
      <vt:variant>
        <vt:i4>0</vt:i4>
      </vt:variant>
      <vt:variant>
        <vt:i4>5</vt:i4>
      </vt:variant>
      <vt:variant>
        <vt:lpwstr>https://reactjs.org/blog/2020/09/22/introducing-the-new-jsx-transform.html</vt:lpwstr>
      </vt:variant>
      <vt:variant>
        <vt:lpwstr/>
      </vt:variant>
      <vt:variant>
        <vt:i4>5767245</vt:i4>
      </vt:variant>
      <vt:variant>
        <vt:i4>345</vt:i4>
      </vt:variant>
      <vt:variant>
        <vt:i4>0</vt:i4>
      </vt:variant>
      <vt:variant>
        <vt:i4>5</vt:i4>
      </vt:variant>
      <vt:variant>
        <vt:lpwstr>https://viblo.asia/p/tim-hieu-ve-webpack-1Je5EPrGlnL</vt:lpwstr>
      </vt:variant>
      <vt:variant>
        <vt:lpwstr/>
      </vt:variant>
      <vt:variant>
        <vt:i4>8126561</vt:i4>
      </vt:variant>
      <vt:variant>
        <vt:i4>342</vt:i4>
      </vt:variant>
      <vt:variant>
        <vt:i4>0</vt:i4>
      </vt:variant>
      <vt:variant>
        <vt:i4>5</vt:i4>
      </vt:variant>
      <vt:variant>
        <vt:lpwstr>https://topdev.vn/blog/reactjs-nhung-dieu-ban-can-phai-biet</vt:lpwstr>
      </vt:variant>
      <vt:variant>
        <vt:lpwstr/>
      </vt:variant>
      <vt:variant>
        <vt:i4>2752573</vt:i4>
      </vt:variant>
      <vt:variant>
        <vt:i4>339</vt:i4>
      </vt:variant>
      <vt:variant>
        <vt:i4>0</vt:i4>
      </vt:variant>
      <vt:variant>
        <vt:i4>5</vt:i4>
      </vt:variant>
      <vt:variant>
        <vt:lpwstr>https://nodejs.org/en/</vt:lpwstr>
      </vt:variant>
      <vt:variant>
        <vt:lpwstr/>
      </vt:variant>
      <vt:variant>
        <vt:i4>3407910</vt:i4>
      </vt:variant>
      <vt:variant>
        <vt:i4>330</vt:i4>
      </vt:variant>
      <vt:variant>
        <vt:i4>0</vt:i4>
      </vt:variant>
      <vt:variant>
        <vt:i4>5</vt:i4>
      </vt:variant>
      <vt:variant>
        <vt:lpwstr>https://web-cnpm.herokuapp.com/</vt:lpwstr>
      </vt:variant>
      <vt:variant>
        <vt:lpwstr/>
      </vt:variant>
      <vt:variant>
        <vt:i4>196663</vt:i4>
      </vt:variant>
      <vt:variant>
        <vt:i4>327</vt:i4>
      </vt:variant>
      <vt:variant>
        <vt:i4>0</vt:i4>
      </vt:variant>
      <vt:variant>
        <vt:i4>5</vt:i4>
      </vt:variant>
      <vt:variant>
        <vt:lpwstr>https://github.com/duonggiakhanhb/Ecommer_CNPM</vt:lpwstr>
      </vt:variant>
      <vt:variant>
        <vt:lpwstr/>
      </vt:variant>
      <vt:variant>
        <vt:i4>6553657</vt:i4>
      </vt:variant>
      <vt:variant>
        <vt:i4>282</vt:i4>
      </vt:variant>
      <vt:variant>
        <vt:i4>0</vt:i4>
      </vt:variant>
      <vt:variant>
        <vt:i4>5</vt:i4>
      </vt:variant>
      <vt:variant>
        <vt:lpwstr>https://docs.google.com/spreadsheets/d/15YD_r26t0BnJdMmgrM720Tpzfk04_YUAHU8hPu4VnUY/edit?usp=sharing</vt:lpwstr>
      </vt:variant>
      <vt:variant>
        <vt:lpwstr/>
      </vt:variant>
      <vt:variant>
        <vt:i4>2752573</vt:i4>
      </vt:variant>
      <vt:variant>
        <vt:i4>279</vt:i4>
      </vt:variant>
      <vt:variant>
        <vt:i4>0</vt:i4>
      </vt:variant>
      <vt:variant>
        <vt:i4>5</vt:i4>
      </vt:variant>
      <vt:variant>
        <vt:lpwstr>https://nodejs.org/en/</vt:lpwstr>
      </vt:variant>
      <vt:variant>
        <vt:lpwstr/>
      </vt:variant>
      <vt:variant>
        <vt:i4>65274695</vt:i4>
      </vt:variant>
      <vt:variant>
        <vt:i4>272</vt:i4>
      </vt:variant>
      <vt:variant>
        <vt:i4>0</vt:i4>
      </vt:variant>
      <vt:variant>
        <vt:i4>5</vt:i4>
      </vt:variant>
      <vt:variant>
        <vt:lpwstr>https://d.docs.live.net/21e0689ded39d820/Hình ảnh/Tài liệu/2.TL_Mau tieu luandocx.docx</vt:lpwstr>
      </vt:variant>
      <vt:variant>
        <vt:lpwstr>_Toc82898243</vt:lpwstr>
      </vt:variant>
      <vt:variant>
        <vt:i4>65340231</vt:i4>
      </vt:variant>
      <vt:variant>
        <vt:i4>266</vt:i4>
      </vt:variant>
      <vt:variant>
        <vt:i4>0</vt:i4>
      </vt:variant>
      <vt:variant>
        <vt:i4>5</vt:i4>
      </vt:variant>
      <vt:variant>
        <vt:lpwstr>https://d.docs.live.net/21e0689ded39d820/Hình ảnh/Tài liệu/2.TL_Mau tieu luandocx.docx</vt:lpwstr>
      </vt:variant>
      <vt:variant>
        <vt:lpwstr>_Toc82898242</vt:lpwstr>
      </vt:variant>
      <vt:variant>
        <vt:i4>65405767</vt:i4>
      </vt:variant>
      <vt:variant>
        <vt:i4>260</vt:i4>
      </vt:variant>
      <vt:variant>
        <vt:i4>0</vt:i4>
      </vt:variant>
      <vt:variant>
        <vt:i4>5</vt:i4>
      </vt:variant>
      <vt:variant>
        <vt:lpwstr>https://d.docs.live.net/21e0689ded39d820/Hình ảnh/Tài liệu/2.TL_Mau tieu luandocx.docx</vt:lpwstr>
      </vt:variant>
      <vt:variant>
        <vt:lpwstr>_Toc82898241</vt:lpwstr>
      </vt:variant>
      <vt:variant>
        <vt:i4>65471303</vt:i4>
      </vt:variant>
      <vt:variant>
        <vt:i4>254</vt:i4>
      </vt:variant>
      <vt:variant>
        <vt:i4>0</vt:i4>
      </vt:variant>
      <vt:variant>
        <vt:i4>5</vt:i4>
      </vt:variant>
      <vt:variant>
        <vt:lpwstr>https://d.docs.live.net/21e0689ded39d820/Hình ảnh/Tài liệu/2.TL_Mau tieu luandocx.docx</vt:lpwstr>
      </vt:variant>
      <vt:variant>
        <vt:lpwstr>_Toc82898240</vt:lpwstr>
      </vt:variant>
      <vt:variant>
        <vt:i4>65930048</vt:i4>
      </vt:variant>
      <vt:variant>
        <vt:i4>248</vt:i4>
      </vt:variant>
      <vt:variant>
        <vt:i4>0</vt:i4>
      </vt:variant>
      <vt:variant>
        <vt:i4>5</vt:i4>
      </vt:variant>
      <vt:variant>
        <vt:lpwstr>https://d.docs.live.net/21e0689ded39d820/Hình ảnh/Tài liệu/2.TL_Mau tieu luandocx.docx</vt:lpwstr>
      </vt:variant>
      <vt:variant>
        <vt:lpwstr>_Toc82898239</vt:lpwstr>
      </vt:variant>
      <vt:variant>
        <vt:i4>65995584</vt:i4>
      </vt:variant>
      <vt:variant>
        <vt:i4>242</vt:i4>
      </vt:variant>
      <vt:variant>
        <vt:i4>0</vt:i4>
      </vt:variant>
      <vt:variant>
        <vt:i4>5</vt:i4>
      </vt:variant>
      <vt:variant>
        <vt:lpwstr>https://d.docs.live.net/21e0689ded39d820/Hình ảnh/Tài liệu/2.TL_Mau tieu luandocx.docx</vt:lpwstr>
      </vt:variant>
      <vt:variant>
        <vt:lpwstr>_Toc82898238</vt:lpwstr>
      </vt:variant>
      <vt:variant>
        <vt:i4>65012544</vt:i4>
      </vt:variant>
      <vt:variant>
        <vt:i4>236</vt:i4>
      </vt:variant>
      <vt:variant>
        <vt:i4>0</vt:i4>
      </vt:variant>
      <vt:variant>
        <vt:i4>5</vt:i4>
      </vt:variant>
      <vt:variant>
        <vt:lpwstr>https://d.docs.live.net/21e0689ded39d820/Hình ảnh/Tài liệu/2.TL_Mau tieu luandocx.docx</vt:lpwstr>
      </vt:variant>
      <vt:variant>
        <vt:lpwstr>_Toc82898237</vt:lpwstr>
      </vt:variant>
      <vt:variant>
        <vt:i4>1572923</vt:i4>
      </vt:variant>
      <vt:variant>
        <vt:i4>230</vt:i4>
      </vt:variant>
      <vt:variant>
        <vt:i4>0</vt:i4>
      </vt:variant>
      <vt:variant>
        <vt:i4>5</vt:i4>
      </vt:variant>
      <vt:variant>
        <vt:lpwstr/>
      </vt:variant>
      <vt:variant>
        <vt:lpwstr>_Toc82898236</vt:lpwstr>
      </vt:variant>
      <vt:variant>
        <vt:i4>65143616</vt:i4>
      </vt:variant>
      <vt:variant>
        <vt:i4>224</vt:i4>
      </vt:variant>
      <vt:variant>
        <vt:i4>0</vt:i4>
      </vt:variant>
      <vt:variant>
        <vt:i4>5</vt:i4>
      </vt:variant>
      <vt:variant>
        <vt:lpwstr>https://d.docs.live.net/21e0689ded39d820/Hình ảnh/Tài liệu/2.TL_Mau tieu luandocx.docx</vt:lpwstr>
      </vt:variant>
      <vt:variant>
        <vt:lpwstr>_Toc82898235</vt:lpwstr>
      </vt:variant>
      <vt:variant>
        <vt:i4>1703995</vt:i4>
      </vt:variant>
      <vt:variant>
        <vt:i4>218</vt:i4>
      </vt:variant>
      <vt:variant>
        <vt:i4>0</vt:i4>
      </vt:variant>
      <vt:variant>
        <vt:i4>5</vt:i4>
      </vt:variant>
      <vt:variant>
        <vt:lpwstr/>
      </vt:variant>
      <vt:variant>
        <vt:lpwstr>_Toc82898234</vt:lpwstr>
      </vt:variant>
      <vt:variant>
        <vt:i4>1900603</vt:i4>
      </vt:variant>
      <vt:variant>
        <vt:i4>212</vt:i4>
      </vt:variant>
      <vt:variant>
        <vt:i4>0</vt:i4>
      </vt:variant>
      <vt:variant>
        <vt:i4>5</vt:i4>
      </vt:variant>
      <vt:variant>
        <vt:lpwstr/>
      </vt:variant>
      <vt:variant>
        <vt:lpwstr>_Toc82898233</vt:lpwstr>
      </vt:variant>
      <vt:variant>
        <vt:i4>1835067</vt:i4>
      </vt:variant>
      <vt:variant>
        <vt:i4>206</vt:i4>
      </vt:variant>
      <vt:variant>
        <vt:i4>0</vt:i4>
      </vt:variant>
      <vt:variant>
        <vt:i4>5</vt:i4>
      </vt:variant>
      <vt:variant>
        <vt:lpwstr/>
      </vt:variant>
      <vt:variant>
        <vt:lpwstr>_Toc82898232</vt:lpwstr>
      </vt:variant>
      <vt:variant>
        <vt:i4>2031675</vt:i4>
      </vt:variant>
      <vt:variant>
        <vt:i4>200</vt:i4>
      </vt:variant>
      <vt:variant>
        <vt:i4>0</vt:i4>
      </vt:variant>
      <vt:variant>
        <vt:i4>5</vt:i4>
      </vt:variant>
      <vt:variant>
        <vt:lpwstr/>
      </vt:variant>
      <vt:variant>
        <vt:lpwstr>_Toc82898231</vt:lpwstr>
      </vt:variant>
      <vt:variant>
        <vt:i4>1966139</vt:i4>
      </vt:variant>
      <vt:variant>
        <vt:i4>194</vt:i4>
      </vt:variant>
      <vt:variant>
        <vt:i4>0</vt:i4>
      </vt:variant>
      <vt:variant>
        <vt:i4>5</vt:i4>
      </vt:variant>
      <vt:variant>
        <vt:lpwstr/>
      </vt:variant>
      <vt:variant>
        <vt:lpwstr>_Toc82898230</vt:lpwstr>
      </vt:variant>
      <vt:variant>
        <vt:i4>1507386</vt:i4>
      </vt:variant>
      <vt:variant>
        <vt:i4>188</vt:i4>
      </vt:variant>
      <vt:variant>
        <vt:i4>0</vt:i4>
      </vt:variant>
      <vt:variant>
        <vt:i4>5</vt:i4>
      </vt:variant>
      <vt:variant>
        <vt:lpwstr/>
      </vt:variant>
      <vt:variant>
        <vt:lpwstr>_Toc82898229</vt:lpwstr>
      </vt:variant>
      <vt:variant>
        <vt:i4>1441850</vt:i4>
      </vt:variant>
      <vt:variant>
        <vt:i4>182</vt:i4>
      </vt:variant>
      <vt:variant>
        <vt:i4>0</vt:i4>
      </vt:variant>
      <vt:variant>
        <vt:i4>5</vt:i4>
      </vt:variant>
      <vt:variant>
        <vt:lpwstr/>
      </vt:variant>
      <vt:variant>
        <vt:lpwstr>_Toc82898228</vt:lpwstr>
      </vt:variant>
      <vt:variant>
        <vt:i4>65012545</vt:i4>
      </vt:variant>
      <vt:variant>
        <vt:i4>176</vt:i4>
      </vt:variant>
      <vt:variant>
        <vt:i4>0</vt:i4>
      </vt:variant>
      <vt:variant>
        <vt:i4>5</vt:i4>
      </vt:variant>
      <vt:variant>
        <vt:lpwstr>https://d.docs.live.net/21e0689ded39d820/Hình ảnh/Tài liệu/2.TL_Mau tieu luandocx.docx</vt:lpwstr>
      </vt:variant>
      <vt:variant>
        <vt:lpwstr>_Toc82898227</vt:lpwstr>
      </vt:variant>
      <vt:variant>
        <vt:i4>65078081</vt:i4>
      </vt:variant>
      <vt:variant>
        <vt:i4>170</vt:i4>
      </vt:variant>
      <vt:variant>
        <vt:i4>0</vt:i4>
      </vt:variant>
      <vt:variant>
        <vt:i4>5</vt:i4>
      </vt:variant>
      <vt:variant>
        <vt:lpwstr>https://d.docs.live.net/21e0689ded39d820/Hình ảnh/Tài liệu/2.TL_Mau tieu luandocx.docx</vt:lpwstr>
      </vt:variant>
      <vt:variant>
        <vt:lpwstr>_Toc82898226</vt:lpwstr>
      </vt:variant>
      <vt:variant>
        <vt:i4>65143617</vt:i4>
      </vt:variant>
      <vt:variant>
        <vt:i4>164</vt:i4>
      </vt:variant>
      <vt:variant>
        <vt:i4>0</vt:i4>
      </vt:variant>
      <vt:variant>
        <vt:i4>5</vt:i4>
      </vt:variant>
      <vt:variant>
        <vt:lpwstr>https://d.docs.live.net/21e0689ded39d820/Hình ảnh/Tài liệu/2.TL_Mau tieu luandocx.docx</vt:lpwstr>
      </vt:variant>
      <vt:variant>
        <vt:lpwstr>_Toc82898225</vt:lpwstr>
      </vt:variant>
      <vt:variant>
        <vt:i4>65209153</vt:i4>
      </vt:variant>
      <vt:variant>
        <vt:i4>158</vt:i4>
      </vt:variant>
      <vt:variant>
        <vt:i4>0</vt:i4>
      </vt:variant>
      <vt:variant>
        <vt:i4>5</vt:i4>
      </vt:variant>
      <vt:variant>
        <vt:lpwstr>https://d.docs.live.net/21e0689ded39d820/Hình ảnh/Tài liệu/2.TL_Mau tieu luandocx.docx</vt:lpwstr>
      </vt:variant>
      <vt:variant>
        <vt:lpwstr>_Toc82898224</vt:lpwstr>
      </vt:variant>
      <vt:variant>
        <vt:i4>65274689</vt:i4>
      </vt:variant>
      <vt:variant>
        <vt:i4>152</vt:i4>
      </vt:variant>
      <vt:variant>
        <vt:i4>0</vt:i4>
      </vt:variant>
      <vt:variant>
        <vt:i4>5</vt:i4>
      </vt:variant>
      <vt:variant>
        <vt:lpwstr>https://d.docs.live.net/21e0689ded39d820/Hình ảnh/Tài liệu/2.TL_Mau tieu luandocx.docx</vt:lpwstr>
      </vt:variant>
      <vt:variant>
        <vt:lpwstr>_Toc82898223</vt:lpwstr>
      </vt:variant>
      <vt:variant>
        <vt:i4>1572921</vt:i4>
      </vt:variant>
      <vt:variant>
        <vt:i4>143</vt:i4>
      </vt:variant>
      <vt:variant>
        <vt:i4>0</vt:i4>
      </vt:variant>
      <vt:variant>
        <vt:i4>5</vt:i4>
      </vt:variant>
      <vt:variant>
        <vt:lpwstr/>
      </vt:variant>
      <vt:variant>
        <vt:lpwstr>_Toc82898511</vt:lpwstr>
      </vt:variant>
      <vt:variant>
        <vt:i4>1638457</vt:i4>
      </vt:variant>
      <vt:variant>
        <vt:i4>137</vt:i4>
      </vt:variant>
      <vt:variant>
        <vt:i4>0</vt:i4>
      </vt:variant>
      <vt:variant>
        <vt:i4>5</vt:i4>
      </vt:variant>
      <vt:variant>
        <vt:lpwstr/>
      </vt:variant>
      <vt:variant>
        <vt:lpwstr>_Toc82898510</vt:lpwstr>
      </vt:variant>
      <vt:variant>
        <vt:i4>1048632</vt:i4>
      </vt:variant>
      <vt:variant>
        <vt:i4>131</vt:i4>
      </vt:variant>
      <vt:variant>
        <vt:i4>0</vt:i4>
      </vt:variant>
      <vt:variant>
        <vt:i4>5</vt:i4>
      </vt:variant>
      <vt:variant>
        <vt:lpwstr/>
      </vt:variant>
      <vt:variant>
        <vt:lpwstr>_Toc82898509</vt:lpwstr>
      </vt:variant>
      <vt:variant>
        <vt:i4>1114168</vt:i4>
      </vt:variant>
      <vt:variant>
        <vt:i4>125</vt:i4>
      </vt:variant>
      <vt:variant>
        <vt:i4>0</vt:i4>
      </vt:variant>
      <vt:variant>
        <vt:i4>5</vt:i4>
      </vt:variant>
      <vt:variant>
        <vt:lpwstr/>
      </vt:variant>
      <vt:variant>
        <vt:lpwstr>_Toc82898508</vt:lpwstr>
      </vt:variant>
      <vt:variant>
        <vt:i4>1966136</vt:i4>
      </vt:variant>
      <vt:variant>
        <vt:i4>119</vt:i4>
      </vt:variant>
      <vt:variant>
        <vt:i4>0</vt:i4>
      </vt:variant>
      <vt:variant>
        <vt:i4>5</vt:i4>
      </vt:variant>
      <vt:variant>
        <vt:lpwstr/>
      </vt:variant>
      <vt:variant>
        <vt:lpwstr>_Toc82898507</vt:lpwstr>
      </vt:variant>
      <vt:variant>
        <vt:i4>2031672</vt:i4>
      </vt:variant>
      <vt:variant>
        <vt:i4>113</vt:i4>
      </vt:variant>
      <vt:variant>
        <vt:i4>0</vt:i4>
      </vt:variant>
      <vt:variant>
        <vt:i4>5</vt:i4>
      </vt:variant>
      <vt:variant>
        <vt:lpwstr/>
      </vt:variant>
      <vt:variant>
        <vt:lpwstr>_Toc82898506</vt:lpwstr>
      </vt:variant>
      <vt:variant>
        <vt:i4>1835064</vt:i4>
      </vt:variant>
      <vt:variant>
        <vt:i4>107</vt:i4>
      </vt:variant>
      <vt:variant>
        <vt:i4>0</vt:i4>
      </vt:variant>
      <vt:variant>
        <vt:i4>5</vt:i4>
      </vt:variant>
      <vt:variant>
        <vt:lpwstr/>
      </vt:variant>
      <vt:variant>
        <vt:lpwstr>_Toc82898505</vt:lpwstr>
      </vt:variant>
      <vt:variant>
        <vt:i4>1900600</vt:i4>
      </vt:variant>
      <vt:variant>
        <vt:i4>101</vt:i4>
      </vt:variant>
      <vt:variant>
        <vt:i4>0</vt:i4>
      </vt:variant>
      <vt:variant>
        <vt:i4>5</vt:i4>
      </vt:variant>
      <vt:variant>
        <vt:lpwstr/>
      </vt:variant>
      <vt:variant>
        <vt:lpwstr>_Toc82898504</vt:lpwstr>
      </vt:variant>
      <vt:variant>
        <vt:i4>1703992</vt:i4>
      </vt:variant>
      <vt:variant>
        <vt:i4>95</vt:i4>
      </vt:variant>
      <vt:variant>
        <vt:i4>0</vt:i4>
      </vt:variant>
      <vt:variant>
        <vt:i4>5</vt:i4>
      </vt:variant>
      <vt:variant>
        <vt:lpwstr/>
      </vt:variant>
      <vt:variant>
        <vt:lpwstr>_Toc82898503</vt:lpwstr>
      </vt:variant>
      <vt:variant>
        <vt:i4>1769528</vt:i4>
      </vt:variant>
      <vt:variant>
        <vt:i4>89</vt:i4>
      </vt:variant>
      <vt:variant>
        <vt:i4>0</vt:i4>
      </vt:variant>
      <vt:variant>
        <vt:i4>5</vt:i4>
      </vt:variant>
      <vt:variant>
        <vt:lpwstr/>
      </vt:variant>
      <vt:variant>
        <vt:lpwstr>_Toc82898502</vt:lpwstr>
      </vt:variant>
      <vt:variant>
        <vt:i4>1572920</vt:i4>
      </vt:variant>
      <vt:variant>
        <vt:i4>83</vt:i4>
      </vt:variant>
      <vt:variant>
        <vt:i4>0</vt:i4>
      </vt:variant>
      <vt:variant>
        <vt:i4>5</vt:i4>
      </vt:variant>
      <vt:variant>
        <vt:lpwstr/>
      </vt:variant>
      <vt:variant>
        <vt:lpwstr>_Toc82898501</vt:lpwstr>
      </vt:variant>
      <vt:variant>
        <vt:i4>1638456</vt:i4>
      </vt:variant>
      <vt:variant>
        <vt:i4>77</vt:i4>
      </vt:variant>
      <vt:variant>
        <vt:i4>0</vt:i4>
      </vt:variant>
      <vt:variant>
        <vt:i4>5</vt:i4>
      </vt:variant>
      <vt:variant>
        <vt:lpwstr/>
      </vt:variant>
      <vt:variant>
        <vt:lpwstr>_Toc82898500</vt:lpwstr>
      </vt:variant>
      <vt:variant>
        <vt:i4>1114161</vt:i4>
      </vt:variant>
      <vt:variant>
        <vt:i4>71</vt:i4>
      </vt:variant>
      <vt:variant>
        <vt:i4>0</vt:i4>
      </vt:variant>
      <vt:variant>
        <vt:i4>5</vt:i4>
      </vt:variant>
      <vt:variant>
        <vt:lpwstr/>
      </vt:variant>
      <vt:variant>
        <vt:lpwstr>_Toc82898499</vt:lpwstr>
      </vt:variant>
      <vt:variant>
        <vt:i4>1048625</vt:i4>
      </vt:variant>
      <vt:variant>
        <vt:i4>65</vt:i4>
      </vt:variant>
      <vt:variant>
        <vt:i4>0</vt:i4>
      </vt:variant>
      <vt:variant>
        <vt:i4>5</vt:i4>
      </vt:variant>
      <vt:variant>
        <vt:lpwstr/>
      </vt:variant>
      <vt:variant>
        <vt:lpwstr>_Toc82898498</vt:lpwstr>
      </vt:variant>
      <vt:variant>
        <vt:i4>2031665</vt:i4>
      </vt:variant>
      <vt:variant>
        <vt:i4>59</vt:i4>
      </vt:variant>
      <vt:variant>
        <vt:i4>0</vt:i4>
      </vt:variant>
      <vt:variant>
        <vt:i4>5</vt:i4>
      </vt:variant>
      <vt:variant>
        <vt:lpwstr/>
      </vt:variant>
      <vt:variant>
        <vt:lpwstr>_Toc82898497</vt:lpwstr>
      </vt:variant>
      <vt:variant>
        <vt:i4>1966129</vt:i4>
      </vt:variant>
      <vt:variant>
        <vt:i4>53</vt:i4>
      </vt:variant>
      <vt:variant>
        <vt:i4>0</vt:i4>
      </vt:variant>
      <vt:variant>
        <vt:i4>5</vt:i4>
      </vt:variant>
      <vt:variant>
        <vt:lpwstr/>
      </vt:variant>
      <vt:variant>
        <vt:lpwstr>_Toc82898496</vt:lpwstr>
      </vt:variant>
      <vt:variant>
        <vt:i4>1900593</vt:i4>
      </vt:variant>
      <vt:variant>
        <vt:i4>47</vt:i4>
      </vt:variant>
      <vt:variant>
        <vt:i4>0</vt:i4>
      </vt:variant>
      <vt:variant>
        <vt:i4>5</vt:i4>
      </vt:variant>
      <vt:variant>
        <vt:lpwstr/>
      </vt:variant>
      <vt:variant>
        <vt:lpwstr>_Toc82898495</vt:lpwstr>
      </vt:variant>
      <vt:variant>
        <vt:i4>1835057</vt:i4>
      </vt:variant>
      <vt:variant>
        <vt:i4>41</vt:i4>
      </vt:variant>
      <vt:variant>
        <vt:i4>0</vt:i4>
      </vt:variant>
      <vt:variant>
        <vt:i4>5</vt:i4>
      </vt:variant>
      <vt:variant>
        <vt:lpwstr/>
      </vt:variant>
      <vt:variant>
        <vt:lpwstr>_Toc82898494</vt:lpwstr>
      </vt:variant>
      <vt:variant>
        <vt:i4>1769521</vt:i4>
      </vt:variant>
      <vt:variant>
        <vt:i4>35</vt:i4>
      </vt:variant>
      <vt:variant>
        <vt:i4>0</vt:i4>
      </vt:variant>
      <vt:variant>
        <vt:i4>5</vt:i4>
      </vt:variant>
      <vt:variant>
        <vt:lpwstr/>
      </vt:variant>
      <vt:variant>
        <vt:lpwstr>_Toc82898493</vt:lpwstr>
      </vt:variant>
      <vt:variant>
        <vt:i4>1703985</vt:i4>
      </vt:variant>
      <vt:variant>
        <vt:i4>29</vt:i4>
      </vt:variant>
      <vt:variant>
        <vt:i4>0</vt:i4>
      </vt:variant>
      <vt:variant>
        <vt:i4>5</vt:i4>
      </vt:variant>
      <vt:variant>
        <vt:lpwstr/>
      </vt:variant>
      <vt:variant>
        <vt:lpwstr>_Toc82898492</vt:lpwstr>
      </vt:variant>
      <vt:variant>
        <vt:i4>1638449</vt:i4>
      </vt:variant>
      <vt:variant>
        <vt:i4>23</vt:i4>
      </vt:variant>
      <vt:variant>
        <vt:i4>0</vt:i4>
      </vt:variant>
      <vt:variant>
        <vt:i4>5</vt:i4>
      </vt:variant>
      <vt:variant>
        <vt:lpwstr/>
      </vt:variant>
      <vt:variant>
        <vt:lpwstr>_Toc82898491</vt:lpwstr>
      </vt:variant>
      <vt:variant>
        <vt:i4>1572913</vt:i4>
      </vt:variant>
      <vt:variant>
        <vt:i4>17</vt:i4>
      </vt:variant>
      <vt:variant>
        <vt:i4>0</vt:i4>
      </vt:variant>
      <vt:variant>
        <vt:i4>5</vt:i4>
      </vt:variant>
      <vt:variant>
        <vt:lpwstr/>
      </vt:variant>
      <vt:variant>
        <vt:lpwstr>_Toc82898490</vt:lpwstr>
      </vt:variant>
      <vt:variant>
        <vt:i4>1114160</vt:i4>
      </vt:variant>
      <vt:variant>
        <vt:i4>14</vt:i4>
      </vt:variant>
      <vt:variant>
        <vt:i4>0</vt:i4>
      </vt:variant>
      <vt:variant>
        <vt:i4>5</vt:i4>
      </vt:variant>
      <vt:variant>
        <vt:lpwstr/>
      </vt:variant>
      <vt:variant>
        <vt:lpwstr>_Toc82898489</vt:lpwstr>
      </vt:variant>
      <vt:variant>
        <vt:i4>1048624</vt:i4>
      </vt:variant>
      <vt:variant>
        <vt:i4>11</vt:i4>
      </vt:variant>
      <vt:variant>
        <vt:i4>0</vt:i4>
      </vt:variant>
      <vt:variant>
        <vt:i4>5</vt:i4>
      </vt:variant>
      <vt:variant>
        <vt:lpwstr/>
      </vt:variant>
      <vt:variant>
        <vt:lpwstr>_Toc82898488</vt:lpwstr>
      </vt:variant>
      <vt:variant>
        <vt:i4>2031664</vt:i4>
      </vt:variant>
      <vt:variant>
        <vt:i4>8</vt:i4>
      </vt:variant>
      <vt:variant>
        <vt:i4>0</vt:i4>
      </vt:variant>
      <vt:variant>
        <vt:i4>5</vt:i4>
      </vt:variant>
      <vt:variant>
        <vt:lpwstr/>
      </vt:variant>
      <vt:variant>
        <vt:lpwstr>_Toc82898487</vt:lpwstr>
      </vt:variant>
      <vt:variant>
        <vt:i4>1966128</vt:i4>
      </vt:variant>
      <vt:variant>
        <vt:i4>5</vt:i4>
      </vt:variant>
      <vt:variant>
        <vt:i4>0</vt:i4>
      </vt:variant>
      <vt:variant>
        <vt:i4>5</vt:i4>
      </vt:variant>
      <vt:variant>
        <vt:lpwstr/>
      </vt:variant>
      <vt:variant>
        <vt:lpwstr>_Toc82898486</vt:lpwstr>
      </vt:variant>
      <vt:variant>
        <vt:i4>1900592</vt:i4>
      </vt:variant>
      <vt:variant>
        <vt:i4>2</vt:i4>
      </vt:variant>
      <vt:variant>
        <vt:i4>0</vt:i4>
      </vt:variant>
      <vt:variant>
        <vt:i4>5</vt:i4>
      </vt:variant>
      <vt:variant>
        <vt:lpwstr/>
      </vt:variant>
      <vt:variant>
        <vt:lpwstr>_Toc82898485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UNUC</dc:creator>
  <cp:keywords/>
  <cp:lastModifiedBy>Phong Nguyễn</cp:lastModifiedBy>
  <cp:revision>400</cp:revision>
  <cp:lastPrinted>2021-12-13T01:02:00Z</cp:lastPrinted>
  <dcterms:created xsi:type="dcterms:W3CDTF">2021-09-16T10:47:00Z</dcterms:created>
  <dcterms:modified xsi:type="dcterms:W3CDTF">2021-12-13T01:06:00Z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0x0101007282C8816AAE5D4DAC0C4FCA428766AE</vt:lpwstr>
  </property>
</Properties>
</file>